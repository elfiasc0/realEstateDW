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“Home Expert” Real Estate Agency – Data Warehouse Design</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rPr>
          <w:color w:val="0000ff"/>
          <w:sz w:val="24"/>
          <w:szCs w:val="24"/>
        </w:rPr>
      </w:pPr>
      <w:r w:rsidDel="00000000" w:rsidR="00000000" w:rsidRPr="00000000">
        <w:rPr>
          <w:color w:val="4a86e8"/>
          <w:sz w:val="24"/>
          <w:szCs w:val="24"/>
          <w:rtl w:val="0"/>
        </w:rPr>
        <w:t xml:space="preserve">Business Process</w:t>
      </w:r>
      <w:r w:rsidDel="00000000" w:rsidR="00000000" w:rsidRPr="00000000">
        <w:rPr>
          <w:color w:val="0000ff"/>
          <w:sz w:val="24"/>
          <w:szCs w:val="24"/>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data warehouse is designed for business </w:t>
      </w:r>
      <w:r w:rsidDel="00000000" w:rsidR="00000000" w:rsidRPr="00000000">
        <w:rPr>
          <w:rtl w:val="0"/>
        </w:rPr>
        <w:t xml:space="preserve">process</w:t>
      </w:r>
      <w:r w:rsidDel="00000000" w:rsidR="00000000" w:rsidRPr="00000000">
        <w:rPr>
          <w:rtl w:val="0"/>
        </w:rPr>
        <w:t xml:space="preserve"> - Property Listing Management. This process is described in the document Specification of Business Processes in “Home Expert” real estate agency.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00" w:lineRule="auto"/>
        <w:rPr>
          <w:color w:val="4a86e8"/>
          <w:sz w:val="24"/>
          <w:szCs w:val="24"/>
        </w:rPr>
      </w:pPr>
      <w:r w:rsidDel="00000000" w:rsidR="00000000" w:rsidRPr="00000000">
        <w:rPr>
          <w:color w:val="4a86e8"/>
          <w:sz w:val="24"/>
          <w:szCs w:val="24"/>
          <w:rtl w:val="0"/>
        </w:rPr>
        <w:t xml:space="preserve">Relational Database Schema</w:t>
      </w:r>
    </w:p>
    <w:p w:rsidR="00000000" w:rsidDel="00000000" w:rsidP="00000000" w:rsidRDefault="00000000" w:rsidRPr="00000000" w14:paraId="00000008">
      <w:pPr>
        <w:jc w:val="center"/>
        <w:rPr>
          <w:color w:val="4a86e8"/>
          <w:sz w:val="24"/>
          <w:szCs w:val="24"/>
        </w:rPr>
      </w:pPr>
      <w:r w:rsidDel="00000000" w:rsidR="00000000" w:rsidRPr="00000000">
        <w:rPr>
          <w:sz w:val="24"/>
          <w:szCs w:val="24"/>
        </w:rPr>
        <w:drawing>
          <wp:inline distB="114300" distT="114300" distL="114300" distR="114300">
            <wp:extent cx="5276096" cy="65293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76096" cy="65293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685"/>
        <w:gridCol w:w="1785"/>
        <w:gridCol w:w="2235"/>
        <w:tblGridChange w:id="0">
          <w:tblGrid>
            <w:gridCol w:w="2235"/>
            <w:gridCol w:w="2685"/>
            <w:gridCol w:w="178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Attribute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Apartment_sale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One tuple describes one fact of apartment sale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Person, owner of the sold apartment</w:t>
            </w:r>
          </w:p>
        </w:tc>
      </w:tr>
      <w:tr>
        <w:trPr>
          <w:cantSplit w:val="0"/>
          <w:trHeight w:val="47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Person, buyer of the sold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Apartment, sold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ID_real_estate_agent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Real Estate Agent, agent selling the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Date, start of the selling process - day that the owner contacts the agency that they want to sell their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ID_for_sale_start_date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Date, start of selling, when the apartment is put on the market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ID_end_date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Date, end of sale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ID_junk_sale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Junk_sale, Junk sale attributes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 at which the apartment was bought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Listing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 which is first agreed on with the owner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Commission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that the agency earns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Price * (Commission rate/100)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Days on the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amount of days the apartment is/was available for sale.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ID_for_sale_start_date is NULL - it is equal to 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apartment went for sale, but we don’t have the end date (was not sold yet) - subtraction of the for sale start date and the current date.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apartment was sold (or cancelled before being sold) - subtraction of end date and for sale start date.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Interest (Fact table)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One tuple describes one fact of someone being interested in buying one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Apartment, the property that has caused some interest - someone wants to view it to potentially buy it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ID_potential_buyer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Person, the person interested in owning the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ID_owner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FK Person, owner of the sold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ID_buyer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FK Person, buyer of the sold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ID_real_estate_agent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FK Real Estate Agent, agent selling the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ID_start_date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FK Date, start of the selling process - day that the owner contacts the agency that they want to sell their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ID_for_sale_start_date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FK Date, start of selling, when the apartment is put on the market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ID_end_date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FK Date, end of sale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ID_junk_sale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FK Junk_sale, Junk sale attributes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 Table)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One tuple describes one person (can be owner of the apartment, buyer of the apartment or person interested in buying the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(surrogate key)</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Pesel number of the individual (may be NULL for potential buyers)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NameAndSurname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Name and surname of the owner/buyer, BK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Sex of the landlord/buyer. Allowed values: Male, Female, Other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Contact to the owner/buyer, telephone number of the landlord/buyer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Loyalty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How long is this person our client</w:t>
            </w:r>
            <w:r w:rsidDel="00000000" w:rsidR="00000000" w:rsidRPr="00000000">
              <w:rPr>
                <w:rtl w:val="0"/>
              </w:rPr>
              <w:t xml:space="preserve">, checking the loyalty of the owner/buyer.  </w:t>
            </w:r>
          </w:p>
          <w:p w:rsidR="00000000" w:rsidDel="00000000" w:rsidP="00000000" w:rsidRDefault="00000000" w:rsidRPr="00000000" w14:paraId="00000090">
            <w:pPr>
              <w:widowControl w:val="0"/>
              <w:spacing w:line="240" w:lineRule="auto"/>
              <w:rPr/>
            </w:pPr>
            <w:r w:rsidDel="00000000" w:rsidR="00000000" w:rsidRPr="00000000">
              <w:rPr>
                <w:rtl w:val="0"/>
              </w:rPr>
              <w:t xml:space="preserve">Allowed values:</w:t>
            </w:r>
          </w:p>
          <w:p w:rsidR="00000000" w:rsidDel="00000000" w:rsidP="00000000" w:rsidRDefault="00000000" w:rsidRPr="00000000" w14:paraId="00000091">
            <w:pPr>
              <w:widowControl w:val="0"/>
              <w:spacing w:line="240" w:lineRule="auto"/>
              <w:rPr/>
            </w:pPr>
            <w:r w:rsidDel="00000000" w:rsidR="00000000" w:rsidRPr="00000000">
              <w:rPr>
                <w:rtl w:val="0"/>
              </w:rPr>
              <w:t xml:space="preserve">new: 0-6 months</w:t>
            </w:r>
          </w:p>
          <w:p w:rsidR="00000000" w:rsidDel="00000000" w:rsidP="00000000" w:rsidRDefault="00000000" w:rsidRPr="00000000" w14:paraId="00000092">
            <w:pPr>
              <w:widowControl w:val="0"/>
              <w:spacing w:line="240" w:lineRule="auto"/>
              <w:rPr/>
            </w:pPr>
            <w:r w:rsidDel="00000000" w:rsidR="00000000" w:rsidRPr="00000000">
              <w:rPr>
                <w:rtl w:val="0"/>
              </w:rPr>
              <w:t xml:space="preserve">potential loyal: 6-18 months</w:t>
            </w:r>
          </w:p>
          <w:p w:rsidR="00000000" w:rsidDel="00000000" w:rsidP="00000000" w:rsidRDefault="00000000" w:rsidRPr="00000000" w14:paraId="00000093">
            <w:pPr>
              <w:widowControl w:val="0"/>
              <w:spacing w:line="240" w:lineRule="auto"/>
              <w:rPr/>
            </w:pPr>
            <w:r w:rsidDel="00000000" w:rsidR="00000000" w:rsidRPr="00000000">
              <w:rPr>
                <w:rtl w:val="0"/>
              </w:rPr>
              <w:t xml:space="preserve">loyal: 18+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1 if information is current otherwise 0 (SCD2 implementation)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 Table)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One tuple describes one specified apartment at a specified address owned by a specified person and </w:t>
            </w:r>
            <w:r w:rsidDel="00000000" w:rsidR="00000000" w:rsidRPr="00000000">
              <w:rPr>
                <w:b w:val="1"/>
                <w:bCs w:val="1"/>
                <w:rtl w:val="0"/>
              </w:rPr>
              <w:t xml:space="preserve">managed by a specific real estate agent working at a specified branch office.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PK</w:t>
            </w:r>
          </w:p>
          <w:p w:rsidR="00000000" w:rsidDel="00000000" w:rsidP="00000000" w:rsidRDefault="00000000" w:rsidRPr="00000000" w14:paraId="000000A1">
            <w:pPr>
              <w:spacing w:line="240" w:lineRule="auto"/>
              <w:rPr/>
            </w:pPr>
            <w:r w:rsidDel="00000000" w:rsidR="00000000" w:rsidRPr="00000000">
              <w:rPr>
                <w:rtl w:val="0"/>
              </w:rPr>
              <w:t xml:space="preserve">(surrogate key)</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Varchar(70)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 address with the street name and number &amp; apartment number, where the apartment is located (BK)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District, where the apartment is located</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City, where the apartment is located</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Varchar(6)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Postal code, indicating where the apartment is located</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 size, describes the area of the property, defined in m</w:t>
            </w:r>
            <w:r w:rsidDel="00000000" w:rsidR="00000000" w:rsidRPr="00000000">
              <w:rPr>
                <w:vertAlign w:val="superscript"/>
                <w:rtl w:val="0"/>
              </w:rPr>
              <w:t xml:space="preserve">2</w:t>
            </w:r>
            <w:r w:rsidDel="00000000" w:rsidR="00000000" w:rsidRPr="00000000">
              <w:rPr>
                <w:rtl w:val="0"/>
              </w:rPr>
              <w:t xml:space="preserve">, allowed values:  studio: 10-30 m</w:t>
            </w:r>
            <w:r w:rsidDel="00000000" w:rsidR="00000000" w:rsidRPr="00000000">
              <w:rPr>
                <w:vertAlign w:val="superscript"/>
                <w:rtl w:val="0"/>
              </w:rPr>
              <w:t xml:space="preserve">2</w:t>
            </w:r>
            <w:r w:rsidDel="00000000" w:rsidR="00000000" w:rsidRPr="00000000">
              <w:rPr>
                <w:rtl w:val="0"/>
              </w:rPr>
              <w:t xml:space="preserve">, small: 30-50 m</w:t>
            </w:r>
            <w:r w:rsidDel="00000000" w:rsidR="00000000" w:rsidRPr="00000000">
              <w:rPr>
                <w:vertAlign w:val="superscript"/>
                <w:rtl w:val="0"/>
              </w:rPr>
              <w:t xml:space="preserve">2</w:t>
            </w:r>
            <w:r w:rsidDel="00000000" w:rsidR="00000000" w:rsidRPr="00000000">
              <w:rPr>
                <w:rtl w:val="0"/>
              </w:rPr>
              <w:t xml:space="preserve">, medium: 50-80 m</w:t>
            </w:r>
            <w:r w:rsidDel="00000000" w:rsidR="00000000" w:rsidRPr="00000000">
              <w:rPr>
                <w:vertAlign w:val="superscript"/>
                <w:rtl w:val="0"/>
              </w:rPr>
              <w:t xml:space="preserve">2</w:t>
            </w:r>
            <w:r w:rsidDel="00000000" w:rsidR="00000000" w:rsidRPr="00000000">
              <w:rPr>
                <w:rtl w:val="0"/>
              </w:rPr>
              <w:t xml:space="preserve">, large: 80-120 m</w:t>
            </w:r>
            <w:r w:rsidDel="00000000" w:rsidR="00000000" w:rsidRPr="00000000">
              <w:rPr>
                <w:vertAlign w:val="superscript"/>
                <w:rtl w:val="0"/>
              </w:rPr>
              <w:t xml:space="preserve">2</w:t>
            </w:r>
            <w:r w:rsidDel="00000000" w:rsidR="00000000" w:rsidRPr="00000000">
              <w:rPr>
                <w:rtl w:val="0"/>
              </w:rPr>
              <w:t xml:space="preserve">, very large: 120+ m</w:t>
            </w:r>
            <w:r w:rsidDel="00000000" w:rsidR="00000000" w:rsidRPr="00000000">
              <w:rPr>
                <w:vertAlign w:val="superscript"/>
                <w:rtl w:val="0"/>
              </w:rPr>
              <w:t xml:space="preserve">2</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Varchar(13)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On which floor is the apartment located, categorized into:</w:t>
            </w:r>
          </w:p>
          <w:p w:rsidR="00000000" w:rsidDel="00000000" w:rsidP="00000000" w:rsidRDefault="00000000" w:rsidRPr="00000000" w14:paraId="000000BA">
            <w:pPr>
              <w:widowControl w:val="0"/>
              <w:spacing w:line="240" w:lineRule="auto"/>
              <w:rPr/>
            </w:pPr>
            <w:r w:rsidDel="00000000" w:rsidR="00000000" w:rsidRPr="00000000">
              <w:rPr>
                <w:rtl w:val="0"/>
              </w:rPr>
              <w:t xml:space="preserve">low floor: 0-1</w:t>
            </w:r>
          </w:p>
          <w:p w:rsidR="00000000" w:rsidDel="00000000" w:rsidP="00000000" w:rsidRDefault="00000000" w:rsidRPr="00000000" w14:paraId="000000BB">
            <w:pPr>
              <w:widowControl w:val="0"/>
              <w:spacing w:line="240" w:lineRule="auto"/>
              <w:rPr/>
            </w:pPr>
            <w:r w:rsidDel="00000000" w:rsidR="00000000" w:rsidRPr="00000000">
              <w:rPr>
                <w:rtl w:val="0"/>
              </w:rPr>
              <w:t xml:space="preserve">medium floor: 2-4</w:t>
            </w:r>
          </w:p>
          <w:p w:rsidR="00000000" w:rsidDel="00000000" w:rsidP="00000000" w:rsidRDefault="00000000" w:rsidRPr="00000000" w14:paraId="000000BC">
            <w:pPr>
              <w:widowControl w:val="0"/>
              <w:spacing w:line="240" w:lineRule="auto"/>
              <w:rPr/>
            </w:pPr>
            <w:r w:rsidDel="00000000" w:rsidR="00000000" w:rsidRPr="00000000">
              <w:rPr>
                <w:rtl w:val="0"/>
              </w:rPr>
              <w:t xml:space="preserve">higher floors: 5+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Varchar(2)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How many rooms (bedrooms, living rooms etc.) does the property have, each number is a separate category</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Decade of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When the construction of the apartment was finished, i.e.  when it was ready to be sold originally, split into decades to verify the age of the apartment. Allowed values: 50s, 60s, 70s…2010s, 2</w:t>
            </w:r>
            <w:r w:rsidDel="00000000" w:rsidR="00000000" w:rsidRPr="00000000">
              <w:rPr>
                <w:rtl w:val="0"/>
              </w:rPr>
              <w:t xml:space="preserve">020s</w:t>
            </w:r>
            <w:r w:rsidDel="00000000" w:rsidR="00000000" w:rsidRPr="00000000">
              <w:rPr>
                <w:rtl w:val="0"/>
              </w:rPr>
              <w:t xml:space="preserv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Real_Estate_Agent</w:t>
            </w:r>
          </w:p>
          <w:p w:rsidR="00000000" w:rsidDel="00000000" w:rsidP="00000000" w:rsidRDefault="00000000" w:rsidRPr="00000000" w14:paraId="000000C6">
            <w:pPr>
              <w:widowControl w:val="0"/>
              <w:spacing w:line="240" w:lineRule="auto"/>
              <w:rPr/>
            </w:pPr>
            <w:r w:rsidDel="00000000" w:rsidR="00000000" w:rsidRPr="00000000">
              <w:rPr>
                <w:rtl w:val="0"/>
              </w:rPr>
              <w:t xml:space="preserve">(Dimension Table)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One tuple describes one real estate agent working at a specified branch. </w:t>
            </w:r>
            <w:r w:rsidDel="00000000" w:rsidR="00000000" w:rsidRPr="00000000">
              <w:rPr>
                <w:b w:val="1"/>
                <w:bCs w:val="1"/>
                <w:rtl w:val="0"/>
              </w:rPr>
              <w:t xml:space="preserve">(Implementation of SCD1)</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ID_real_estate_agent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PK</w:t>
            </w:r>
          </w:p>
          <w:p w:rsidR="00000000" w:rsidDel="00000000" w:rsidP="00000000" w:rsidRDefault="00000000" w:rsidRPr="00000000" w14:paraId="000000CE">
            <w:pPr>
              <w:spacing w:line="240" w:lineRule="auto"/>
              <w:rPr/>
            </w:pPr>
            <w:r w:rsidDel="00000000" w:rsidR="00000000" w:rsidRPr="00000000">
              <w:rPr>
                <w:rtl w:val="0"/>
              </w:rPr>
              <w:t xml:space="preserve">(surrogate key)</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11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PK, the PESEL number of the real estate agent, BK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NameAndSurname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Varchar(40)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Name and surname of the agent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Gender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Varchar(6)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Sex of the real estate agent. Allowed values: Male, Female, Other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Seniority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Varchar(18)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How long is the agent working for the agency, checking the </w:t>
            </w:r>
            <w:r w:rsidDel="00000000" w:rsidR="00000000" w:rsidRPr="00000000">
              <w:rPr>
                <w:rtl w:val="0"/>
              </w:rPr>
              <w:t xml:space="preserve">seniority</w:t>
            </w:r>
            <w:r w:rsidDel="00000000" w:rsidR="00000000" w:rsidRPr="00000000">
              <w:rPr>
                <w:rtl w:val="0"/>
              </w:rPr>
              <w:t xml:space="preserve"> of the employee. </w:t>
            </w:r>
          </w:p>
          <w:p w:rsidR="00000000" w:rsidDel="00000000" w:rsidP="00000000" w:rsidRDefault="00000000" w:rsidRPr="00000000" w14:paraId="000000DF">
            <w:pPr>
              <w:widowControl w:val="0"/>
              <w:spacing w:line="240" w:lineRule="auto"/>
              <w:rPr/>
            </w:pPr>
            <w:r w:rsidDel="00000000" w:rsidR="00000000" w:rsidRPr="00000000">
              <w:rPr>
                <w:rtl w:val="0"/>
              </w:rPr>
              <w:t xml:space="preserve">Junior: 0-2 years</w:t>
            </w:r>
          </w:p>
          <w:p w:rsidR="00000000" w:rsidDel="00000000" w:rsidP="00000000" w:rsidRDefault="00000000" w:rsidRPr="00000000" w14:paraId="000000E0">
            <w:pPr>
              <w:widowControl w:val="0"/>
              <w:spacing w:line="240" w:lineRule="auto"/>
              <w:rPr/>
            </w:pPr>
            <w:r w:rsidDel="00000000" w:rsidR="00000000" w:rsidRPr="00000000">
              <w:rPr>
                <w:rtl w:val="0"/>
              </w:rPr>
              <w:t xml:space="preserve">Mid: 2-4 years</w:t>
            </w:r>
          </w:p>
          <w:p w:rsidR="00000000" w:rsidDel="00000000" w:rsidP="00000000" w:rsidRDefault="00000000" w:rsidRPr="00000000" w14:paraId="000000E1">
            <w:pPr>
              <w:widowControl w:val="0"/>
              <w:spacing w:line="240" w:lineRule="auto"/>
              <w:rPr/>
            </w:pPr>
            <w:r w:rsidDel="00000000" w:rsidR="00000000" w:rsidRPr="00000000">
              <w:rPr>
                <w:rtl w:val="0"/>
              </w:rPr>
              <w:t xml:space="preserve">Senior: 4+ years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Business email address of the employee, contact information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Contact information of the agent, telephone number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ID_branch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FK Branch, the branch that the agent is assigned to, place of work, which might change </w:t>
            </w:r>
            <w:r w:rsidDel="00000000" w:rsidR="00000000" w:rsidRPr="00000000">
              <w:rPr>
                <w:rtl w:val="0"/>
              </w:rPr>
              <w:t xml:space="preserve">(Implementation of SCD1)</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IsCurrent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1 if information is current otherwise 0 (SCD2 implementation)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w:t>
            </w:r>
          </w:p>
          <w:p w:rsidR="00000000" w:rsidDel="00000000" w:rsidP="00000000" w:rsidRDefault="00000000" w:rsidRPr="00000000" w14:paraId="000000F3">
            <w:pPr>
              <w:widowControl w:val="0"/>
              <w:spacing w:line="240" w:lineRule="auto"/>
              <w:rPr/>
            </w:pPr>
            <w:r w:rsidDel="00000000" w:rsidR="00000000" w:rsidRPr="00000000">
              <w:rPr>
                <w:rtl w:val="0"/>
              </w:rPr>
              <w:t xml:space="preserve">(Dimension Table)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One tuple describes one location where the agency operates.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(Implementation of SCD1)</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(surrogate key)</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Varchar(30)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City where the branch is located and in which the agency operates in - in each city - one branch, BK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Varchar(70)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address of the office of the branch</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Varchar(6)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Postal code of the office location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number of agents employed in each branch, split into categories: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few: below 15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moderate: 15-25</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many: above 25</w:t>
            </w:r>
          </w:p>
          <w:p w:rsidR="00000000" w:rsidDel="00000000" w:rsidP="00000000" w:rsidRDefault="00000000" w:rsidRPr="00000000" w14:paraId="0000010F">
            <w:pPr>
              <w:widowControl w:val="0"/>
              <w:spacing w:line="240" w:lineRule="auto"/>
              <w:rPr/>
            </w:pPr>
            <w:r w:rsidDel="00000000" w:rsidR="00000000" w:rsidRPr="00000000">
              <w:rPr>
                <w:rtl w:val="0"/>
              </w:rPr>
              <w:t xml:space="preserve">(Implementation of SCD1)</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apartments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number of apartments sold in the location of the branch, all of the apartments - both already sold and those in the process of selling, split into categories: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few: below 15</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moderate: 15-30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many: above 30</w:t>
            </w:r>
          </w:p>
          <w:p w:rsidR="00000000" w:rsidDel="00000000" w:rsidP="00000000" w:rsidRDefault="00000000" w:rsidRPr="00000000" w14:paraId="00000117">
            <w:pPr>
              <w:widowControl w:val="0"/>
              <w:spacing w:line="240" w:lineRule="auto"/>
              <w:rPr/>
            </w:pPr>
            <w:r w:rsidDel="00000000" w:rsidR="00000000" w:rsidRPr="00000000">
              <w:rPr>
                <w:rtl w:val="0"/>
              </w:rPr>
              <w:t xml:space="preserve">(Implementation of SCD1)</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IsCurrent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1 if information is current otherwise 0 (SCD2 implementation)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p w:rsidR="00000000" w:rsidDel="00000000" w:rsidP="00000000" w:rsidRDefault="00000000" w:rsidRPr="00000000" w14:paraId="0000011D">
            <w:pPr>
              <w:widowControl w:val="0"/>
              <w:spacing w:line="240" w:lineRule="auto"/>
              <w:rPr/>
            </w:pPr>
            <w:r w:rsidDel="00000000" w:rsidR="00000000" w:rsidRPr="00000000">
              <w:rPr>
                <w:rtl w:val="0"/>
              </w:rPr>
              <w:t xml:space="preserve">(Dimension Table)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One tuple describes one day.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Month’s numeric value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Junk_sale (Dimension Table)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tuples correspond to "all" possible combinations of values for Status, Condition and Agreement. </w:t>
            </w:r>
            <w:r w:rsidDel="00000000" w:rsidR="00000000" w:rsidRPr="00000000">
              <w:rPr>
                <w:b w:val="1"/>
                <w:bCs w:val="1"/>
                <w:rtl w:val="0"/>
              </w:rPr>
              <w:t xml:space="preserve">(Implementation of SCD1)</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ID_junk_sale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(surrogate key)</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Varchar(11)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In what stage of selling is the apartment. Allowed values: </w:t>
            </w:r>
            <w:r w:rsidDel="00000000" w:rsidR="00000000" w:rsidRPr="00000000">
              <w:rPr>
                <w:b w:val="1"/>
                <w:bCs w:val="1"/>
                <w:rtl w:val="0"/>
              </w:rPr>
              <w:t xml:space="preserve">Pre-Sale </w:t>
            </w:r>
            <w:r w:rsidDel="00000000" w:rsidR="00000000" w:rsidRPr="00000000">
              <w:rPr>
                <w:rtl w:val="0"/>
              </w:rPr>
              <w:t xml:space="preserve">(signed agreement/waiting to sign with the owner, in preparation to put it on sale), </w:t>
            </w:r>
            <w:r w:rsidDel="00000000" w:rsidR="00000000" w:rsidRPr="00000000">
              <w:rPr>
                <w:b w:val="1"/>
                <w:bCs w:val="1"/>
                <w:rtl w:val="0"/>
              </w:rPr>
              <w:t xml:space="preserve">For sale</w:t>
            </w:r>
            <w:r w:rsidDel="00000000" w:rsidR="00000000" w:rsidRPr="00000000">
              <w:rPr>
                <w:rtl w:val="0"/>
              </w:rPr>
              <w:t xml:space="preserve"> (it is being advertised), </w:t>
            </w:r>
            <w:r w:rsidDel="00000000" w:rsidR="00000000" w:rsidRPr="00000000">
              <w:rPr>
                <w:b w:val="1"/>
                <w:bCs w:val="1"/>
                <w:rtl w:val="0"/>
              </w:rPr>
              <w:t xml:space="preserve">Under offer</w:t>
            </w:r>
            <w:r w:rsidDel="00000000" w:rsidR="00000000" w:rsidRPr="00000000">
              <w:rPr>
                <w:rtl w:val="0"/>
              </w:rPr>
              <w:t xml:space="preserve"> (there is a potential buyer, offer is being discussed, waiting for purchase contract to be signed), </w:t>
            </w:r>
            <w:r w:rsidDel="00000000" w:rsidR="00000000" w:rsidRPr="00000000">
              <w:rPr>
                <w:b w:val="1"/>
                <w:bCs w:val="1"/>
                <w:rtl w:val="0"/>
              </w:rPr>
              <w:t xml:space="preserve">Sold </w:t>
            </w:r>
            <w:r w:rsidDel="00000000" w:rsidR="00000000" w:rsidRPr="00000000">
              <w:rPr>
                <w:rtl w:val="0"/>
              </w:rPr>
              <w:t xml:space="preserve">(purchase contract is signed, all the payments are made, we have a buyer), </w:t>
            </w:r>
            <w:r w:rsidDel="00000000" w:rsidR="00000000" w:rsidRPr="00000000">
              <w:rPr>
                <w:b w:val="1"/>
                <w:bCs w:val="1"/>
                <w:rtl w:val="0"/>
              </w:rPr>
              <w:t xml:space="preserve">Cancelled</w:t>
            </w:r>
            <w:r w:rsidDel="00000000" w:rsidR="00000000" w:rsidRPr="00000000">
              <w:rPr>
                <w:rtl w:val="0"/>
              </w:rPr>
              <w:t xml:space="preserve"> (the process of selling has started, but we can’t sell the apartment anymore, for example the owner withdrawn from the contract) </w:t>
            </w:r>
            <w:r w:rsidDel="00000000" w:rsidR="00000000" w:rsidRPr="00000000">
              <w:rPr>
                <w:rtl w:val="0"/>
              </w:rPr>
              <w:t xml:space="preserve">(Implementation of SCD1)</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Varchar(10)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In what state is the apartment (verified by the real estate agent). Allowed values: very poor, poor, acceptable, good, very good.</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Varchar(7)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If the owner signed an agreement to partner with the agency. Allowed values: Deal, No Deal.</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Junk_interest (dimension table)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The tuples correspond to "all" possible combinations of values for Status.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ID_junk_interest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PK (surrogate key)</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Varchar(17)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State of the buying process that the buyer is in. Allowed values: viewing, negotiating price, contract signing, payment, withdrawn</w:t>
            </w:r>
          </w:p>
        </w:tc>
      </w:tr>
    </w:tbl>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spacing w:after="240" w:before="240" w:lineRule="auto"/>
        <w:rPr>
          <w:color w:val="4a86e8"/>
          <w:sz w:val="32"/>
          <w:szCs w:val="32"/>
        </w:rPr>
      </w:pPr>
      <w:r w:rsidDel="00000000" w:rsidR="00000000" w:rsidRPr="00000000">
        <w:rPr>
          <w:color w:val="4a86e8"/>
          <w:sz w:val="32"/>
          <w:szCs w:val="32"/>
          <w:rtl w:val="0"/>
        </w:rPr>
        <w:t xml:space="preserve">Dimensional model</w:t>
      </w:r>
    </w:p>
    <w:p w:rsidR="00000000" w:rsidDel="00000000" w:rsidP="00000000" w:rsidRDefault="00000000" w:rsidRPr="00000000" w14:paraId="00000154">
      <w:pPr>
        <w:spacing w:after="240" w:before="240" w:lineRule="auto"/>
        <w:rPr>
          <w:color w:val="4a86e8"/>
          <w:sz w:val="26"/>
          <w:szCs w:val="26"/>
        </w:rPr>
      </w:pPr>
      <w:r w:rsidDel="00000000" w:rsidR="00000000" w:rsidRPr="00000000">
        <w:rPr>
          <w:color w:val="4a86e8"/>
          <w:sz w:val="26"/>
          <w:szCs w:val="26"/>
          <w:rtl w:val="0"/>
        </w:rPr>
        <w:t xml:space="preserve">Fact definitions</w:t>
      </w:r>
    </w:p>
    <w:p w:rsidR="00000000" w:rsidDel="00000000" w:rsidP="00000000" w:rsidRDefault="00000000" w:rsidRPr="00000000" w14:paraId="00000155">
      <w:pPr>
        <w:spacing w:after="240" w:before="240" w:lineRule="auto"/>
        <w:rPr>
          <w:sz w:val="24"/>
          <w:szCs w:val="24"/>
        </w:rPr>
      </w:pPr>
      <w:r w:rsidDel="00000000" w:rsidR="00000000" w:rsidRPr="00000000">
        <w:rPr>
          <w:b w:val="1"/>
          <w:bCs w:val="1"/>
          <w:sz w:val="24"/>
          <w:szCs w:val="24"/>
          <w:rtl w:val="0"/>
        </w:rPr>
        <w:t xml:space="preserve">Fact 1 </w:t>
      </w:r>
      <w:r w:rsidDel="00000000" w:rsidR="00000000" w:rsidRPr="00000000">
        <w:rPr>
          <w:sz w:val="24"/>
          <w:szCs w:val="24"/>
          <w:rtl w:val="0"/>
        </w:rPr>
        <w:t xml:space="preserve">Sale Fact: Sale of the apartment, purchased on a specified day, at a specified time, sold by a specified agent working at a specified city of a specified branch within a single transaction paid with a certain type of payment on a specified day.</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Fact table: Apartment_sale</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Granularity:</w:t>
      </w:r>
    </w:p>
    <w:p w:rsidR="00000000" w:rsidDel="00000000" w:rsidP="00000000" w:rsidRDefault="00000000" w:rsidRPr="00000000" w14:paraId="0000015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  a specified transaction,</w:t>
      </w:r>
    </w:p>
    <w:p w:rsidR="00000000" w:rsidDel="00000000" w:rsidP="00000000" w:rsidRDefault="00000000" w:rsidRPr="00000000" w14:paraId="0000015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  a specified date of purchase, start of sale and start of the whole process</w:t>
      </w:r>
    </w:p>
    <w:p w:rsidR="00000000" w:rsidDel="00000000" w:rsidP="00000000" w:rsidRDefault="00000000" w:rsidRPr="00000000" w14:paraId="0000015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  a specified agent in a specified city branch</w:t>
      </w:r>
    </w:p>
    <w:p w:rsidR="00000000" w:rsidDel="00000000" w:rsidP="00000000" w:rsidRDefault="00000000" w:rsidRPr="00000000" w14:paraId="0000015B">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w:t>
      </w:r>
      <w:r w:rsidDel="00000000" w:rsidR="00000000" w:rsidRPr="00000000">
        <w:rPr>
          <w:sz w:val="24"/>
          <w:szCs w:val="24"/>
          <w:rtl w:val="0"/>
        </w:rPr>
        <w:t xml:space="preserve">a specified apartment with specified potential buyers</w:t>
      </w:r>
      <w:r w:rsidDel="00000000" w:rsidR="00000000" w:rsidRPr="00000000">
        <w:rPr>
          <w:rtl w:val="0"/>
        </w:rPr>
      </w:r>
    </w:p>
    <w:p w:rsidR="00000000" w:rsidDel="00000000" w:rsidP="00000000" w:rsidRDefault="00000000" w:rsidRPr="00000000" w14:paraId="0000015C">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a specified owner</w:t>
      </w:r>
    </w:p>
    <w:p w:rsidR="00000000" w:rsidDel="00000000" w:rsidP="00000000" w:rsidRDefault="00000000" w:rsidRPr="00000000" w14:paraId="0000015D">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a specified buyer</w:t>
      </w:r>
    </w:p>
    <w:p w:rsidR="00000000" w:rsidDel="00000000" w:rsidP="00000000" w:rsidRDefault="00000000" w:rsidRPr="00000000" w14:paraId="0000015E">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  with a specified status of sale, condition of apartment &amp; agreement between owner and agent</w:t>
      </w:r>
      <w:r w:rsidDel="00000000" w:rsidR="00000000" w:rsidRPr="00000000">
        <w:rPr>
          <w:rtl w:val="0"/>
        </w:rPr>
      </w:r>
    </w:p>
    <w:p w:rsidR="00000000" w:rsidDel="00000000" w:rsidP="00000000" w:rsidRDefault="00000000" w:rsidRPr="00000000" w14:paraId="0000015F">
      <w:pPr>
        <w:numPr>
          <w:ilvl w:val="0"/>
          <w:numId w:val="1"/>
        </w:numPr>
        <w:spacing w:after="240" w:before="0" w:beforeAutospacing="0" w:lineRule="auto"/>
        <w:ind w:left="720" w:hanging="360"/>
        <w:rPr>
          <w:sz w:val="24"/>
          <w:szCs w:val="24"/>
          <w:u w:val="none"/>
        </w:rPr>
      </w:pPr>
      <w:r w:rsidDel="00000000" w:rsidR="00000000" w:rsidRPr="00000000">
        <w:rPr>
          <w:rtl w:val="0"/>
        </w:rPr>
      </w:r>
    </w:p>
    <w:p w:rsidR="00000000" w:rsidDel="00000000" w:rsidP="00000000" w:rsidRDefault="00000000" w:rsidRPr="00000000" w14:paraId="00000160">
      <w:pPr>
        <w:spacing w:after="240" w:before="240" w:lineRule="auto"/>
        <w:ind w:left="0" w:firstLine="0"/>
        <w:rPr>
          <w:sz w:val="24"/>
          <w:szCs w:val="24"/>
        </w:rPr>
      </w:pPr>
      <w:r w:rsidDel="00000000" w:rsidR="00000000" w:rsidRPr="00000000">
        <w:rPr>
          <w:sz w:val="24"/>
          <w:szCs w:val="24"/>
          <w:rtl w:val="0"/>
        </w:rPr>
        <w:br w:type="textWrapping"/>
        <w:t xml:space="preserve">Measures and aggregation functions: </w:t>
      </w:r>
    </w:p>
    <w:p w:rsidR="00000000" w:rsidDel="00000000" w:rsidP="00000000" w:rsidRDefault="00000000" w:rsidRPr="00000000" w14:paraId="00000161">
      <w:pPr>
        <w:spacing w:after="240" w:before="240" w:lineRule="auto"/>
        <w:ind w:left="0" w:firstLine="0"/>
        <w:rPr>
          <w:sz w:val="24"/>
          <w:szCs w:val="24"/>
        </w:rPr>
      </w:pPr>
      <w:r w:rsidDel="00000000" w:rsidR="00000000" w:rsidRPr="00000000">
        <w:rPr>
          <w:sz w:val="24"/>
          <w:szCs w:val="24"/>
          <w:rtl w:val="0"/>
        </w:rPr>
        <w:t xml:space="preserve">Number of sale facts – COUNT (1)</w:t>
      </w:r>
    </w:p>
    <w:p w:rsidR="00000000" w:rsidDel="00000000" w:rsidP="00000000" w:rsidRDefault="00000000" w:rsidRPr="00000000" w14:paraId="00000162">
      <w:pPr>
        <w:spacing w:after="240" w:before="240" w:lineRule="auto"/>
        <w:ind w:left="0" w:firstLine="0"/>
        <w:rPr>
          <w:sz w:val="24"/>
          <w:szCs w:val="24"/>
        </w:rPr>
      </w:pPr>
      <w:r w:rsidDel="00000000" w:rsidR="00000000" w:rsidRPr="00000000">
        <w:rPr>
          <w:sz w:val="24"/>
          <w:szCs w:val="24"/>
          <w:rtl w:val="0"/>
        </w:rPr>
        <w:t xml:space="preserve">Listing price  - SUM(Listing price)</w:t>
      </w:r>
    </w:p>
    <w:p w:rsidR="00000000" w:rsidDel="00000000" w:rsidP="00000000" w:rsidRDefault="00000000" w:rsidRPr="00000000" w14:paraId="00000163">
      <w:pPr>
        <w:spacing w:after="240" w:before="240" w:lineRule="auto"/>
        <w:ind w:left="0" w:firstLine="0"/>
        <w:rPr>
          <w:sz w:val="24"/>
          <w:szCs w:val="24"/>
        </w:rPr>
      </w:pPr>
      <w:r w:rsidDel="00000000" w:rsidR="00000000" w:rsidRPr="00000000">
        <w:rPr>
          <w:sz w:val="24"/>
          <w:szCs w:val="24"/>
          <w:rtl w:val="0"/>
        </w:rPr>
        <w:t xml:space="preserve">Average listing price - Listing price/Number of sale facts</w:t>
      </w:r>
    </w:p>
    <w:p w:rsidR="00000000" w:rsidDel="00000000" w:rsidP="00000000" w:rsidRDefault="00000000" w:rsidRPr="00000000" w14:paraId="00000164">
      <w:pPr>
        <w:spacing w:after="240" w:before="240" w:lineRule="auto"/>
        <w:ind w:left="0" w:firstLine="0"/>
        <w:rPr>
          <w:sz w:val="24"/>
          <w:szCs w:val="24"/>
        </w:rPr>
      </w:pPr>
      <w:r w:rsidDel="00000000" w:rsidR="00000000" w:rsidRPr="00000000">
        <w:rPr>
          <w:sz w:val="24"/>
          <w:szCs w:val="24"/>
          <w:rtl w:val="0"/>
        </w:rPr>
        <w:t xml:space="preserve">Final price </w:t>
      </w:r>
      <w:r w:rsidDel="00000000" w:rsidR="00000000" w:rsidRPr="00000000">
        <w:rPr>
          <w:sz w:val="24"/>
          <w:szCs w:val="24"/>
          <w:rtl w:val="0"/>
        </w:rPr>
        <w:t xml:space="preserve"> - SUM(Final Price)</w:t>
      </w:r>
    </w:p>
    <w:p w:rsidR="00000000" w:rsidDel="00000000" w:rsidP="00000000" w:rsidRDefault="00000000" w:rsidRPr="00000000" w14:paraId="00000165">
      <w:pPr>
        <w:spacing w:after="240" w:before="240" w:lineRule="auto"/>
        <w:ind w:left="0" w:firstLine="0"/>
        <w:rPr>
          <w:sz w:val="24"/>
          <w:szCs w:val="24"/>
        </w:rPr>
      </w:pPr>
      <w:r w:rsidDel="00000000" w:rsidR="00000000" w:rsidRPr="00000000">
        <w:rPr>
          <w:sz w:val="24"/>
          <w:szCs w:val="24"/>
          <w:rtl w:val="0"/>
        </w:rPr>
        <w:t xml:space="preserve">Average final price - Final price/Number of sale facts</w:t>
      </w:r>
    </w:p>
    <w:p w:rsidR="00000000" w:rsidDel="00000000" w:rsidP="00000000" w:rsidRDefault="00000000" w:rsidRPr="00000000" w14:paraId="00000166">
      <w:pPr>
        <w:spacing w:after="240" w:before="240" w:lineRule="auto"/>
        <w:ind w:left="0" w:firstLine="0"/>
        <w:rPr>
          <w:sz w:val="24"/>
          <w:szCs w:val="24"/>
        </w:rPr>
      </w:pPr>
      <w:r w:rsidDel="00000000" w:rsidR="00000000" w:rsidRPr="00000000">
        <w:rPr>
          <w:sz w:val="24"/>
          <w:szCs w:val="24"/>
          <w:rtl w:val="0"/>
        </w:rPr>
        <w:t xml:space="preserve">Profit - SUM(Profit)</w:t>
      </w:r>
    </w:p>
    <w:p w:rsidR="00000000" w:rsidDel="00000000" w:rsidP="00000000" w:rsidRDefault="00000000" w:rsidRPr="00000000" w14:paraId="00000167">
      <w:pPr>
        <w:spacing w:after="240" w:before="240" w:lineRule="auto"/>
        <w:ind w:left="0" w:firstLine="0"/>
        <w:rPr>
          <w:sz w:val="24"/>
          <w:szCs w:val="24"/>
        </w:rPr>
      </w:pPr>
      <w:r w:rsidDel="00000000" w:rsidR="00000000" w:rsidRPr="00000000">
        <w:rPr>
          <w:sz w:val="24"/>
          <w:szCs w:val="24"/>
          <w:rtl w:val="0"/>
        </w:rPr>
        <w:t xml:space="preserve">Commission rate  - SUM(Commission rate)</w:t>
      </w:r>
    </w:p>
    <w:p w:rsidR="00000000" w:rsidDel="00000000" w:rsidP="00000000" w:rsidRDefault="00000000" w:rsidRPr="00000000" w14:paraId="00000168">
      <w:pPr>
        <w:spacing w:after="240" w:before="240" w:lineRule="auto"/>
        <w:ind w:left="0" w:firstLine="0"/>
        <w:rPr>
          <w:sz w:val="24"/>
          <w:szCs w:val="24"/>
        </w:rPr>
      </w:pPr>
      <w:r w:rsidDel="00000000" w:rsidR="00000000" w:rsidRPr="00000000">
        <w:rPr>
          <w:sz w:val="24"/>
          <w:szCs w:val="24"/>
          <w:rtl w:val="0"/>
        </w:rPr>
        <w:t xml:space="preserve">Average commission rate - Commission rate/Number of sale facts</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Days on the market</w:t>
      </w:r>
      <w:r w:rsidDel="00000000" w:rsidR="00000000" w:rsidRPr="00000000">
        <w:rPr>
          <w:sz w:val="24"/>
          <w:szCs w:val="24"/>
          <w:rtl w:val="0"/>
        </w:rPr>
        <w:t xml:space="preserve"> - SUM(Days on the market)</w:t>
      </w:r>
      <w:r w:rsidDel="00000000" w:rsidR="00000000" w:rsidRPr="00000000">
        <w:rPr>
          <w:rtl w:val="0"/>
        </w:rPr>
      </w:r>
    </w:p>
    <w:p w:rsidR="00000000" w:rsidDel="00000000" w:rsidP="00000000" w:rsidRDefault="00000000" w:rsidRPr="00000000" w14:paraId="0000016A">
      <w:pPr>
        <w:spacing w:after="240" w:before="240" w:lineRule="auto"/>
        <w:ind w:left="0" w:firstLine="0"/>
        <w:rPr>
          <w:sz w:val="24"/>
          <w:szCs w:val="24"/>
        </w:rPr>
      </w:pPr>
      <w:r w:rsidDel="00000000" w:rsidR="00000000" w:rsidRPr="00000000">
        <w:rPr>
          <w:sz w:val="24"/>
          <w:szCs w:val="24"/>
          <w:rtl w:val="0"/>
        </w:rPr>
        <w:t xml:space="preserve">Price fluctuation - Average final price/Average listing price</w:t>
      </w:r>
      <w:r w:rsidDel="00000000" w:rsidR="00000000" w:rsidRPr="00000000">
        <w:rPr>
          <w:sz w:val="24"/>
          <w:szCs w:val="24"/>
          <w:rtl w:val="0"/>
        </w:rPr>
        <w:t xml:space="preserve"> </w:t>
      </w:r>
    </w:p>
    <w:p w:rsidR="00000000" w:rsidDel="00000000" w:rsidP="00000000" w:rsidRDefault="00000000" w:rsidRPr="00000000" w14:paraId="0000016B">
      <w:pPr>
        <w:spacing w:after="240" w:before="240" w:lineRule="auto"/>
        <w:ind w:left="0" w:firstLine="0"/>
        <w:rPr>
          <w:sz w:val="24"/>
          <w:szCs w:val="24"/>
        </w:rPr>
      </w:pPr>
      <w:r w:rsidDel="00000000" w:rsidR="00000000" w:rsidRPr="00000000">
        <w:rPr>
          <w:sz w:val="24"/>
          <w:szCs w:val="24"/>
          <w:rtl w:val="0"/>
        </w:rPr>
        <w:t xml:space="preserve">Number of apartments </w:t>
      </w:r>
      <w:r w:rsidDel="00000000" w:rsidR="00000000" w:rsidRPr="00000000">
        <w:rPr>
          <w:sz w:val="24"/>
          <w:szCs w:val="24"/>
          <w:rtl w:val="0"/>
        </w:rPr>
        <w:t xml:space="preserve">- DISTINCT COUNT(ID_Apartment)</w:t>
      </w:r>
    </w:p>
    <w:p w:rsidR="00000000" w:rsidDel="00000000" w:rsidP="00000000" w:rsidRDefault="00000000" w:rsidRPr="00000000" w14:paraId="0000016C">
      <w:pPr>
        <w:spacing w:after="240" w:before="240" w:lineRule="auto"/>
        <w:ind w:left="0" w:firstLine="0"/>
        <w:rPr>
          <w:sz w:val="24"/>
          <w:szCs w:val="24"/>
        </w:rPr>
      </w:pPr>
      <w:r w:rsidDel="00000000" w:rsidR="00000000" w:rsidRPr="00000000">
        <w:rPr>
          <w:sz w:val="24"/>
          <w:szCs w:val="24"/>
          <w:rtl w:val="0"/>
        </w:rPr>
        <w:t xml:space="preserve">Average sale speed per apartment - Days on the market/</w:t>
      </w:r>
      <w:r w:rsidDel="00000000" w:rsidR="00000000" w:rsidRPr="00000000">
        <w:rPr>
          <w:sz w:val="24"/>
          <w:szCs w:val="24"/>
          <w:rtl w:val="0"/>
        </w:rPr>
        <w:t xml:space="preserve">Number of apartments</w:t>
      </w:r>
    </w:p>
    <w:p w:rsidR="00000000" w:rsidDel="00000000" w:rsidP="00000000" w:rsidRDefault="00000000" w:rsidRPr="00000000" w14:paraId="0000016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6E">
      <w:pPr>
        <w:spacing w:after="240" w:before="240" w:lineRule="auto"/>
        <w:rPr>
          <w:sz w:val="24"/>
          <w:szCs w:val="24"/>
        </w:rPr>
      </w:pPr>
      <w:r w:rsidDel="00000000" w:rsidR="00000000" w:rsidRPr="00000000">
        <w:rPr>
          <w:b w:val="1"/>
          <w:bCs w:val="1"/>
          <w:sz w:val="24"/>
          <w:szCs w:val="24"/>
          <w:rtl w:val="0"/>
        </w:rPr>
        <w:t xml:space="preserve">Fact 2 </w:t>
      </w:r>
      <w:r w:rsidDel="00000000" w:rsidR="00000000" w:rsidRPr="00000000">
        <w:rPr>
          <w:sz w:val="24"/>
          <w:szCs w:val="24"/>
          <w:rtl w:val="0"/>
        </w:rPr>
        <w:t xml:space="preserve">Being interested Fact: Being interested in potentially buying the apartment.</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Fact resulting from the "many to many" relationship.</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Fact table: Interest</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Granularity:</w:t>
      </w:r>
    </w:p>
    <w:p w:rsidR="00000000" w:rsidDel="00000000" w:rsidP="00000000" w:rsidRDefault="00000000" w:rsidRPr="00000000" w14:paraId="00000172">
      <w:pPr>
        <w:spacing w:after="240" w:before="240" w:lineRule="auto"/>
        <w:ind w:firstLine="720"/>
        <w:rPr>
          <w:sz w:val="24"/>
          <w:szCs w:val="24"/>
        </w:rPr>
      </w:pPr>
      <w:r w:rsidDel="00000000" w:rsidR="00000000" w:rsidRPr="00000000">
        <w:rPr>
          <w:sz w:val="24"/>
          <w:szCs w:val="24"/>
          <w:rtl w:val="0"/>
        </w:rPr>
        <w:t xml:space="preserve">- a specified apartment causing interest</w:t>
      </w:r>
    </w:p>
    <w:p w:rsidR="00000000" w:rsidDel="00000000" w:rsidP="00000000" w:rsidRDefault="00000000" w:rsidRPr="00000000" w14:paraId="00000173">
      <w:pPr>
        <w:spacing w:after="240" w:before="240" w:lineRule="auto"/>
        <w:ind w:firstLine="720"/>
        <w:rPr>
          <w:sz w:val="24"/>
          <w:szCs w:val="24"/>
        </w:rPr>
      </w:pPr>
      <w:r w:rsidDel="00000000" w:rsidR="00000000" w:rsidRPr="00000000">
        <w:rPr>
          <w:sz w:val="24"/>
          <w:szCs w:val="24"/>
          <w:rtl w:val="0"/>
        </w:rPr>
        <w:t xml:space="preserve">- a specified interested buyer</w:t>
      </w:r>
    </w:p>
    <w:p w:rsidR="00000000" w:rsidDel="00000000" w:rsidP="00000000" w:rsidRDefault="00000000" w:rsidRPr="00000000" w14:paraId="00000174">
      <w:pPr>
        <w:spacing w:after="240" w:before="240" w:lineRule="auto"/>
        <w:ind w:firstLine="720"/>
        <w:rPr>
          <w:sz w:val="24"/>
          <w:szCs w:val="24"/>
        </w:rPr>
      </w:pPr>
      <w:r w:rsidDel="00000000" w:rsidR="00000000" w:rsidRPr="00000000">
        <w:rPr>
          <w:sz w:val="24"/>
          <w:szCs w:val="24"/>
          <w:rtl w:val="0"/>
        </w:rPr>
        <w:t xml:space="preserve">- a specified status of the buying process</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br w:type="textWrapping"/>
        <w:t xml:space="preserve">Measures and aggregation functions: </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Number of interest facts - COUNT (1)</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Number of potential buyers - DISTINCT COUNT (ID_Potential_Buyer)</w:t>
      </w:r>
      <w:r w:rsidDel="00000000" w:rsidR="00000000" w:rsidRPr="00000000">
        <w:rPr>
          <w:rtl w:val="0"/>
        </w:rPr>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Number of apartments - DISTINCT COUNT(ID_Apartment)</w:t>
      </w:r>
    </w:p>
    <w:p w:rsidR="00000000" w:rsidDel="00000000" w:rsidP="00000000" w:rsidRDefault="00000000" w:rsidRPr="00000000" w14:paraId="00000179">
      <w:pPr>
        <w:spacing w:after="240" w:before="240" w:lineRule="auto"/>
        <w:rPr>
          <w:sz w:val="24"/>
          <w:szCs w:val="24"/>
        </w:rPr>
      </w:pPr>
      <w:r w:rsidDel="00000000" w:rsidR="00000000" w:rsidRPr="00000000">
        <w:rPr>
          <w:sz w:val="24"/>
          <w:szCs w:val="24"/>
          <w:rtl w:val="0"/>
        </w:rPr>
        <w:t xml:space="preserve">Average number of potential buyers per apartment - Number of potential buyers/</w:t>
      </w:r>
      <w:r w:rsidDel="00000000" w:rsidR="00000000" w:rsidRPr="00000000">
        <w:rPr>
          <w:sz w:val="24"/>
          <w:szCs w:val="24"/>
          <w:rtl w:val="0"/>
        </w:rPr>
        <w:t xml:space="preserve">Number of apartments</w:t>
      </w:r>
    </w:p>
    <w:p w:rsidR="00000000" w:rsidDel="00000000" w:rsidP="00000000" w:rsidRDefault="00000000" w:rsidRPr="00000000" w14:paraId="0000017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7B">
      <w:pPr>
        <w:numPr>
          <w:ilvl w:val="0"/>
          <w:numId w:val="3"/>
        </w:numPr>
        <w:spacing w:after="240" w:before="240" w:lineRule="auto"/>
        <w:ind w:left="0" w:hanging="360"/>
        <w:rPr>
          <w:sz w:val="24"/>
          <w:szCs w:val="24"/>
        </w:rPr>
      </w:pPr>
      <w:r w:rsidDel="00000000" w:rsidR="00000000" w:rsidRPr="00000000">
        <w:rPr>
          <w:color w:val="4a86e8"/>
          <w:sz w:val="26"/>
          <w:szCs w:val="26"/>
          <w:rtl w:val="0"/>
        </w:rPr>
        <w:t xml:space="preserve">Dimension Definitions</w:t>
      </w:r>
      <w:r w:rsidDel="00000000" w:rsidR="00000000" w:rsidRPr="00000000">
        <w:rPr>
          <w:color w:val="2e74b5"/>
          <w:sz w:val="26"/>
          <w:szCs w:val="26"/>
          <w:rtl w:val="0"/>
        </w:rPr>
        <w:br w:type="textWrapping"/>
      </w:r>
      <w:r w:rsidDel="00000000" w:rsidR="00000000" w:rsidRPr="00000000">
        <w:rPr>
          <w:b w:val="1"/>
          <w:bCs w:val="1"/>
          <w:sz w:val="24"/>
          <w:szCs w:val="24"/>
          <w:rtl w:val="0"/>
        </w:rPr>
        <w:t xml:space="preserve">Dimensions for Fact 1 Sale fact: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270"/>
        <w:gridCol w:w="2730"/>
        <w:tblGridChange w:id="0">
          <w:tblGrid>
            <w:gridCol w:w="3000"/>
            <w:gridCol w:w="327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jc w:val="center"/>
              <w:rPr>
                <w:b w:val="1"/>
                <w:bCs w:val="1"/>
                <w:sz w:val="24"/>
                <w:szCs w:val="24"/>
              </w:rPr>
            </w:pPr>
            <w:r w:rsidDel="00000000" w:rsidR="00000000" w:rsidRPr="00000000">
              <w:rPr>
                <w:b w:val="1"/>
                <w:bCs w:val="1"/>
                <w:sz w:val="24"/>
                <w:szCs w:val="24"/>
                <w:rtl w:val="0"/>
              </w:rPr>
              <w:t xml:space="preserve">DIMENSION/DIMENSION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jc w:val="center"/>
              <w:rPr>
                <w:b w:val="1"/>
                <w:bCs w:val="1"/>
                <w:sz w:val="24"/>
                <w:szCs w:val="24"/>
              </w:rPr>
            </w:pPr>
            <w:r w:rsidDel="00000000" w:rsidR="00000000" w:rsidRPr="00000000">
              <w:rPr>
                <w:b w:val="1"/>
                <w:bCs w:val="1"/>
                <w:sz w:val="24"/>
                <w:szCs w:val="24"/>
                <w:rtl w:val="0"/>
              </w:rPr>
              <w:t xml:space="preserve">TABLE/COLUMN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jc w:val="center"/>
              <w:rPr>
                <w:b w:val="1"/>
                <w:bCs w:val="1"/>
                <w:sz w:val="24"/>
                <w:szCs w:val="24"/>
              </w:rPr>
            </w:pPr>
            <w:r w:rsidDel="00000000" w:rsidR="00000000" w:rsidRPr="00000000">
              <w:rPr>
                <w:b w:val="1"/>
                <w:bCs w:val="1"/>
                <w:sz w:val="24"/>
                <w:szCs w:val="24"/>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APARTMENT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APARTMENT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Apartment.District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APARTMENT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Apartment.Address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APARTMENT LOCALIZATION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sz w:val="24"/>
                <w:szCs w:val="24"/>
                <w:rtl w:val="0"/>
              </w:rPr>
              <w:t xml:space="preserve">ᐧ </w:t>
            </w:r>
            <w:r w:rsidDel="00000000" w:rsidR="00000000" w:rsidRPr="00000000">
              <w:rPr>
                <w:rtl w:val="0"/>
              </w:rPr>
              <w:t xml:space="preserve">Apartment</w:t>
            </w:r>
            <w:r w:rsidDel="00000000" w:rsidR="00000000" w:rsidRPr="00000000">
              <w:rPr>
                <w:b w:val="1"/>
                <w:bCs w:val="1"/>
                <w:rtl w:val="0"/>
              </w:rPr>
              <w:t xml:space="preserve">.</w:t>
            </w:r>
            <w:r w:rsidDel="00000000" w:rsidR="00000000" w:rsidRPr="00000000">
              <w:rPr>
                <w:rtl w:val="0"/>
              </w:rPr>
              <w:t xml:space="preserve">City</w:t>
            </w:r>
          </w:p>
          <w:p w:rsidR="00000000" w:rsidDel="00000000" w:rsidP="00000000" w:rsidRDefault="00000000" w:rsidRPr="00000000" w14:paraId="0000018D">
            <w:pPr>
              <w:widowControl w:val="0"/>
              <w:spacing w:line="240" w:lineRule="auto"/>
              <w:rPr/>
            </w:pPr>
            <w:r w:rsidDel="00000000" w:rsidR="00000000" w:rsidRPr="00000000">
              <w:rPr>
                <w:b w:val="1"/>
                <w:bCs w:val="1"/>
                <w:sz w:val="24"/>
                <w:szCs w:val="24"/>
                <w:rtl w:val="0"/>
              </w:rPr>
              <w:t xml:space="preserve">ᐧᐧ </w:t>
            </w:r>
            <w:r w:rsidDel="00000000" w:rsidR="00000000" w:rsidRPr="00000000">
              <w:rPr>
                <w:rtl w:val="0"/>
              </w:rPr>
              <w:t xml:space="preserve">Apartment.District</w:t>
            </w:r>
          </w:p>
          <w:p w:rsidR="00000000" w:rsidDel="00000000" w:rsidP="00000000" w:rsidRDefault="00000000" w:rsidRPr="00000000" w14:paraId="0000018E">
            <w:pPr>
              <w:widowControl w:val="0"/>
              <w:spacing w:line="240" w:lineRule="auto"/>
              <w:rPr/>
            </w:pPr>
            <w:r w:rsidDel="00000000" w:rsidR="00000000" w:rsidRPr="00000000">
              <w:rPr>
                <w:b w:val="1"/>
                <w:bCs w:val="1"/>
                <w:sz w:val="24"/>
                <w:szCs w:val="24"/>
                <w:rtl w:val="0"/>
              </w:rPr>
              <w:t xml:space="preserve">ᐧᐧᐧ </w:t>
            </w:r>
            <w:r w:rsidDel="00000000" w:rsidR="00000000" w:rsidRPr="00000000">
              <w:rPr>
                <w:rtl w:val="0"/>
              </w:rPr>
              <w:t xml:space="preserve">Apartment.Address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Hierarchical 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APARTMENT 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Apartment.PostalCode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APARTMENT SIZE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Apartment.SizeCategory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 attribute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rPr>
            </w:pPr>
            <w:r w:rsidDel="00000000" w:rsidR="00000000" w:rsidRPr="00000000">
              <w:rPr>
                <w:b w:val="1"/>
                <w:bCs w:val="1"/>
                <w:rtl w:val="0"/>
              </w:rPr>
              <w:t xml:space="preserve">APARTMENT FLOOR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Apartment.FloorNumber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bCs w:val="1"/>
              </w:rPr>
            </w:pPr>
            <w:r w:rsidDel="00000000" w:rsidR="00000000" w:rsidRPr="00000000">
              <w:rPr>
                <w:b w:val="1"/>
                <w:bCs w:val="1"/>
                <w:rtl w:val="0"/>
              </w:rPr>
              <w:t xml:space="preserve">APARTMENT NUMBER OF 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Apartment.NumberOfRooms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bCs w:val="1"/>
              </w:rPr>
            </w:pPr>
            <w:r w:rsidDel="00000000" w:rsidR="00000000" w:rsidRPr="00000000">
              <w:rPr>
                <w:b w:val="1"/>
                <w:bCs w:val="1"/>
                <w:rtl w:val="0"/>
              </w:rPr>
              <w:t xml:space="preserve">APARTMENT DECADE OF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Apartment.DecadeOfConstruction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OWNER 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rPr>
            </w:pPr>
            <w:r w:rsidDel="00000000" w:rsidR="00000000" w:rsidRPr="00000000">
              <w:rPr>
                <w:b w:val="1"/>
                <w:bCs w:val="1"/>
                <w:rtl w:val="0"/>
              </w:rPr>
              <w:t xml:space="preserve">OWNER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Person.NameAndSurname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bCs w:val="1"/>
              </w:rPr>
            </w:pPr>
            <w:r w:rsidDel="00000000" w:rsidR="00000000" w:rsidRPr="00000000">
              <w:rPr>
                <w:b w:val="1"/>
                <w:bCs w:val="1"/>
                <w:rtl w:val="0"/>
              </w:rPr>
              <w:t xml:space="preserve">OWNER 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Person.Gender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rPr>
            </w:pPr>
            <w:r w:rsidDel="00000000" w:rsidR="00000000" w:rsidRPr="00000000">
              <w:rPr>
                <w:b w:val="1"/>
                <w:bCs w:val="1"/>
                <w:rtl w:val="0"/>
              </w:rPr>
              <w:t xml:space="preserve">OWNER </w:t>
            </w:r>
            <w:r w:rsidDel="00000000" w:rsidR="00000000" w:rsidRPr="00000000">
              <w:rPr>
                <w:b w:val="1"/>
                <w:bCs w:val="1"/>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Person</w:t>
            </w:r>
            <w:r w:rsidDel="00000000" w:rsidR="00000000" w:rsidRPr="00000000">
              <w:rPr>
                <w:rtl w:val="0"/>
              </w:rPr>
              <w:t xml:space="preserve">.PhoneNumber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bCs w:val="1"/>
              </w:rPr>
            </w:pPr>
            <w:r w:rsidDel="00000000" w:rsidR="00000000" w:rsidRPr="00000000">
              <w:rPr>
                <w:b w:val="1"/>
                <w:bCs w:val="1"/>
                <w:rtl w:val="0"/>
              </w:rPr>
              <w:t xml:space="preserve">OWNER LOYALTY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Person.LoyaltyCategory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bCs w:val="1"/>
              </w:rPr>
            </w:pPr>
            <w:r w:rsidDel="00000000" w:rsidR="00000000" w:rsidRPr="00000000">
              <w:rPr>
                <w:b w:val="1"/>
                <w:bCs w:val="1"/>
                <w:rtl w:val="0"/>
              </w:rPr>
              <w:t xml:space="preserve">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bCs w:val="1"/>
              </w:rPr>
            </w:pPr>
            <w:r w:rsidDel="00000000" w:rsidR="00000000" w:rsidRPr="00000000">
              <w:rPr>
                <w:b w:val="1"/>
                <w:bCs w:val="1"/>
                <w:rtl w:val="0"/>
              </w:rPr>
              <w:t xml:space="preserve">BUYER 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Person.Pesel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bCs w:val="1"/>
              </w:rPr>
            </w:pPr>
            <w:r w:rsidDel="00000000" w:rsidR="00000000" w:rsidRPr="00000000">
              <w:rPr>
                <w:b w:val="1"/>
                <w:bCs w:val="1"/>
                <w:rtl w:val="0"/>
              </w:rPr>
              <w:t xml:space="preserve">BUYER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Person.NameAndSurname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bCs w:val="1"/>
              </w:rPr>
            </w:pPr>
            <w:r w:rsidDel="00000000" w:rsidR="00000000" w:rsidRPr="00000000">
              <w:rPr>
                <w:b w:val="1"/>
                <w:bCs w:val="1"/>
                <w:rtl w:val="0"/>
              </w:rPr>
              <w:t xml:space="preserve">BUYER 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Person.Gender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b w:val="1"/>
                <w:bCs w:val="1"/>
              </w:rPr>
            </w:pPr>
            <w:r w:rsidDel="00000000" w:rsidR="00000000" w:rsidRPr="00000000">
              <w:rPr>
                <w:b w:val="1"/>
                <w:bCs w:val="1"/>
                <w:rtl w:val="0"/>
              </w:rPr>
              <w:t xml:space="preserve">BUYER </w:t>
            </w:r>
            <w:r w:rsidDel="00000000" w:rsidR="00000000" w:rsidRPr="00000000">
              <w:rPr>
                <w:b w:val="1"/>
                <w:bCs w:val="1"/>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Person</w:t>
            </w:r>
            <w:r w:rsidDel="00000000" w:rsidR="00000000" w:rsidRPr="00000000">
              <w:rPr>
                <w:rtl w:val="0"/>
              </w:rPr>
              <w:t xml:space="preserve">.PhoneNumber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bCs w:val="1"/>
              </w:rPr>
            </w:pPr>
            <w:r w:rsidDel="00000000" w:rsidR="00000000" w:rsidRPr="00000000">
              <w:rPr>
                <w:b w:val="1"/>
                <w:bCs w:val="1"/>
                <w:rtl w:val="0"/>
              </w:rPr>
              <w:t xml:space="preserve">BUYER </w:t>
            </w:r>
            <w:r w:rsidDel="00000000" w:rsidR="00000000" w:rsidRPr="00000000">
              <w:rPr>
                <w:b w:val="1"/>
                <w:bCs w:val="1"/>
                <w:rtl w:val="0"/>
              </w:rPr>
              <w:t xml:space="preserve">LOYALTY 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Person.</w:t>
            </w:r>
            <w:r w:rsidDel="00000000" w:rsidR="00000000" w:rsidRPr="00000000">
              <w:rPr>
                <w:rtl w:val="0"/>
              </w:rPr>
              <w:t xml:space="preserve">LoyaltyCategory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rPr>
            </w:pPr>
            <w:r w:rsidDel="00000000" w:rsidR="00000000" w:rsidRPr="00000000">
              <w:rPr>
                <w:b w:val="1"/>
                <w:bCs w:val="1"/>
                <w:rtl w:val="0"/>
              </w:rPr>
              <w:t xml:space="preserve">POTENTIAL 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bCs w:val="1"/>
              </w:rPr>
            </w:pPr>
            <w:r w:rsidDel="00000000" w:rsidR="00000000" w:rsidRPr="00000000">
              <w:rPr>
                <w:b w:val="1"/>
                <w:bCs w:val="1"/>
                <w:rtl w:val="0"/>
              </w:rPr>
              <w:t xml:space="preserve">POTENTIAL BUYER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Person.NameAndSurname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rPr>
            </w:pPr>
            <w:r w:rsidDel="00000000" w:rsidR="00000000" w:rsidRPr="00000000">
              <w:rPr>
                <w:b w:val="1"/>
                <w:bCs w:val="1"/>
                <w:rtl w:val="0"/>
              </w:rPr>
              <w:t xml:space="preserve">POTENTIAL BUYER 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Person.PhoneNumber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rPr>
            </w:pPr>
            <w:r w:rsidDel="00000000" w:rsidR="00000000" w:rsidRPr="00000000">
              <w:rPr>
                <w:b w:val="1"/>
                <w:bCs w:val="1"/>
                <w:rtl w:val="0"/>
              </w:rPr>
              <w:t xml:space="preserve">POTENTIAL BUYER </w:t>
            </w:r>
            <w:r w:rsidDel="00000000" w:rsidR="00000000" w:rsidRPr="00000000">
              <w:rPr>
                <w:b w:val="1"/>
                <w:bCs w:val="1"/>
                <w:rtl w:val="0"/>
              </w:rPr>
              <w:t xml:space="preserve">LOYALTY 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Person.</w:t>
            </w:r>
            <w:r w:rsidDel="00000000" w:rsidR="00000000" w:rsidRPr="00000000">
              <w:rPr>
                <w:rtl w:val="0"/>
              </w:rPr>
              <w:t xml:space="preserve">LoyaltyCategory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REAL ESTATE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Real_Estate_Agent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REAL ESTATE AGENT 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Real_Estate_Agent.Pesel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bCs w:val="1"/>
              </w:rPr>
            </w:pPr>
            <w:r w:rsidDel="00000000" w:rsidR="00000000" w:rsidRPr="00000000">
              <w:rPr>
                <w:b w:val="1"/>
                <w:bCs w:val="1"/>
                <w:rtl w:val="0"/>
              </w:rPr>
              <w:t xml:space="preserve">REAL ESTATE AGENT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Real_Estate_Agent.NameAndSurname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bCs w:val="1"/>
              </w:rPr>
            </w:pPr>
            <w:r w:rsidDel="00000000" w:rsidR="00000000" w:rsidRPr="00000000">
              <w:rPr>
                <w:b w:val="1"/>
                <w:bCs w:val="1"/>
                <w:rtl w:val="0"/>
              </w:rPr>
              <w:t xml:space="preserve">REAL ESTATE AGENT 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Real_Estate_Agent.Gender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REAL ESTATE AGENT SENIORITY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Real_Estate_Agent.SeniorityCategory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bCs w:val="1"/>
              </w:rPr>
            </w:pPr>
            <w:r w:rsidDel="00000000" w:rsidR="00000000" w:rsidRPr="00000000">
              <w:rPr>
                <w:b w:val="1"/>
                <w:bCs w:val="1"/>
                <w:rtl w:val="0"/>
              </w:rPr>
              <w:t xml:space="preserve">REAL ESTATE AGENT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Real_Estate_Agent.Email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bCs w:val="1"/>
              </w:rPr>
            </w:pPr>
            <w:r w:rsidDel="00000000" w:rsidR="00000000" w:rsidRPr="00000000">
              <w:rPr>
                <w:b w:val="1"/>
                <w:bCs w:val="1"/>
                <w:rtl w:val="0"/>
              </w:rPr>
              <w:t xml:space="preserve">REAL ESTATE AGENT 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Real_Estate_Agent.PhoneNumber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rPr>
            </w:pPr>
            <w:r w:rsidDel="00000000" w:rsidR="00000000" w:rsidRPr="00000000">
              <w:rPr>
                <w:b w:val="1"/>
                <w:bCs w:val="1"/>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b w:val="1"/>
                <w:bCs w:val="1"/>
              </w:rPr>
            </w:pPr>
            <w:r w:rsidDel="00000000" w:rsidR="00000000" w:rsidRPr="00000000">
              <w:rPr>
                <w:b w:val="1"/>
                <w:bCs w:val="1"/>
                <w:rtl w:val="0"/>
              </w:rPr>
              <w:t xml:space="preserve">BRANCH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Branch.City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bCs w:val="1"/>
              </w:rPr>
            </w:pPr>
            <w:r w:rsidDel="00000000" w:rsidR="00000000" w:rsidRPr="00000000">
              <w:rPr>
                <w:b w:val="1"/>
                <w:bCs w:val="1"/>
                <w:rtl w:val="0"/>
              </w:rPr>
              <w:t xml:space="preserve">BRANCH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Branch.Address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rPr>
            </w:pPr>
            <w:r w:rsidDel="00000000" w:rsidR="00000000" w:rsidRPr="00000000">
              <w:rPr>
                <w:b w:val="1"/>
                <w:bCs w:val="1"/>
                <w:rtl w:val="0"/>
              </w:rPr>
              <w:t xml:space="preserve">BRANCH LOCALIZATION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b w:val="1"/>
                <w:bCs w:val="1"/>
                <w:sz w:val="24"/>
                <w:szCs w:val="24"/>
                <w:rtl w:val="0"/>
              </w:rPr>
              <w:t xml:space="preserve">ᐧ </w:t>
            </w:r>
            <w:r w:rsidDel="00000000" w:rsidR="00000000" w:rsidRPr="00000000">
              <w:rPr>
                <w:rtl w:val="0"/>
              </w:rPr>
              <w:t xml:space="preserve">Branch</w:t>
            </w:r>
            <w:r w:rsidDel="00000000" w:rsidR="00000000" w:rsidRPr="00000000">
              <w:rPr>
                <w:b w:val="1"/>
                <w:bCs w:val="1"/>
                <w:rtl w:val="0"/>
              </w:rPr>
              <w:t xml:space="preserve">.</w:t>
            </w:r>
            <w:r w:rsidDel="00000000" w:rsidR="00000000" w:rsidRPr="00000000">
              <w:rPr>
                <w:rtl w:val="0"/>
              </w:rPr>
              <w:t xml:space="preserve">City</w:t>
            </w:r>
          </w:p>
          <w:p w:rsidR="00000000" w:rsidDel="00000000" w:rsidP="00000000" w:rsidRDefault="00000000" w:rsidRPr="00000000" w14:paraId="000001EF">
            <w:pPr>
              <w:widowControl w:val="0"/>
              <w:spacing w:line="240" w:lineRule="auto"/>
              <w:rPr/>
            </w:pPr>
            <w:r w:rsidDel="00000000" w:rsidR="00000000" w:rsidRPr="00000000">
              <w:rPr>
                <w:b w:val="1"/>
                <w:bCs w:val="1"/>
                <w:sz w:val="24"/>
                <w:szCs w:val="24"/>
                <w:rtl w:val="0"/>
              </w:rPr>
              <w:t xml:space="preserve">ᐧᐧ </w:t>
            </w:r>
            <w:r w:rsidDel="00000000" w:rsidR="00000000" w:rsidRPr="00000000">
              <w:rPr>
                <w:rtl w:val="0"/>
              </w:rPr>
              <w:t xml:space="preserve">Branch.Address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Hierarchical 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bCs w:val="1"/>
              </w:rPr>
            </w:pPr>
            <w:r w:rsidDel="00000000" w:rsidR="00000000" w:rsidRPr="00000000">
              <w:rPr>
                <w:b w:val="1"/>
                <w:bCs w:val="1"/>
                <w:rtl w:val="0"/>
              </w:rPr>
              <w:t xml:space="preserve">BRANCH 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Branch.PostalCode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rPr>
            </w:pPr>
            <w:r w:rsidDel="00000000" w:rsidR="00000000" w:rsidRPr="00000000">
              <w:rPr>
                <w:b w:val="1"/>
                <w:bCs w:val="1"/>
                <w:rtl w:val="0"/>
              </w:rPr>
              <w:t xml:space="preserve">BRANCH </w:t>
            </w:r>
            <w:r w:rsidDel="00000000" w:rsidR="00000000" w:rsidRPr="00000000">
              <w:rPr>
                <w:b w:val="1"/>
                <w:bCs w:val="1"/>
                <w:rtl w:val="0"/>
              </w:rPr>
              <w:t xml:space="preserve">NUMBER OF 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Branch.NumberOfAgents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bCs w:val="1"/>
              </w:rPr>
            </w:pPr>
            <w:r w:rsidDel="00000000" w:rsidR="00000000" w:rsidRPr="00000000">
              <w:rPr>
                <w:b w:val="1"/>
                <w:bCs w:val="1"/>
                <w:rtl w:val="0"/>
              </w:rPr>
              <w:t xml:space="preserve">BRANCH NUMBER OF APARTMENTS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Branch.NumberOfApartments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b w:val="1"/>
                <w:bCs w:val="1"/>
              </w:rPr>
            </w:pPr>
            <w:r w:rsidDel="00000000" w:rsidR="00000000" w:rsidRPr="00000000">
              <w:rPr>
                <w:b w:val="1"/>
                <w:bCs w:val="1"/>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b w:val="1"/>
                <w:bCs w:val="1"/>
              </w:rPr>
            </w:pPr>
            <w:r w:rsidDel="00000000" w:rsidR="00000000" w:rsidRPr="00000000">
              <w:rPr>
                <w:b w:val="1"/>
                <w:bCs w:val="1"/>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Date.Date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b w:val="1"/>
                <w:bCs w:val="1"/>
              </w:rPr>
            </w:pPr>
            <w:r w:rsidDel="00000000" w:rsidR="00000000" w:rsidRPr="00000000">
              <w:rPr>
                <w:b w:val="1"/>
                <w:bCs w:val="1"/>
                <w:rtl w:val="0"/>
              </w:rPr>
              <w:t xml:space="preserve">START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Date.Year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b w:val="1"/>
                <w:bCs w:val="1"/>
              </w:rPr>
            </w:pPr>
            <w:r w:rsidDel="00000000" w:rsidR="00000000" w:rsidRPr="00000000">
              <w:rPr>
                <w:b w:val="1"/>
                <w:bCs w:val="1"/>
                <w:rtl w:val="0"/>
              </w:rPr>
              <w:t xml:space="preserve">START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Date.MonthNo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b w:val="1"/>
                <w:bCs w:val="1"/>
              </w:rPr>
            </w:pPr>
            <w:r w:rsidDel="00000000" w:rsidR="00000000" w:rsidRPr="00000000">
              <w:rPr>
                <w:b w:val="1"/>
                <w:bCs w:val="1"/>
                <w:rtl w:val="0"/>
              </w:rPr>
              <w:t xml:space="preserve">START DATE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b w:val="1"/>
                <w:bCs w:val="1"/>
                <w:rtl w:val="0"/>
              </w:rPr>
              <w:t xml:space="preserve">ᐧ </w:t>
            </w:r>
            <w:r w:rsidDel="00000000" w:rsidR="00000000" w:rsidRPr="00000000">
              <w:rPr>
                <w:rtl w:val="0"/>
              </w:rPr>
              <w:t xml:space="preserve">Date</w:t>
            </w:r>
            <w:r w:rsidDel="00000000" w:rsidR="00000000" w:rsidRPr="00000000">
              <w:rPr>
                <w:b w:val="1"/>
                <w:bCs w:val="1"/>
                <w:rtl w:val="0"/>
              </w:rPr>
              <w:t xml:space="preserve">.</w:t>
            </w:r>
            <w:r w:rsidDel="00000000" w:rsidR="00000000" w:rsidRPr="00000000">
              <w:rPr>
                <w:rtl w:val="0"/>
              </w:rPr>
              <w:t xml:space="preserve">Year</w:t>
            </w:r>
          </w:p>
          <w:p w:rsidR="00000000" w:rsidDel="00000000" w:rsidP="00000000" w:rsidRDefault="00000000" w:rsidRPr="00000000" w14:paraId="00000208">
            <w:pPr>
              <w:widowControl w:val="0"/>
              <w:spacing w:line="240" w:lineRule="auto"/>
              <w:rPr/>
            </w:pPr>
            <w:r w:rsidDel="00000000" w:rsidR="00000000" w:rsidRPr="00000000">
              <w:rPr>
                <w:b w:val="1"/>
                <w:bCs w:val="1"/>
                <w:rtl w:val="0"/>
              </w:rPr>
              <w:t xml:space="preserve">ᐧᐧ </w:t>
            </w:r>
            <w:r w:rsidDel="00000000" w:rsidR="00000000" w:rsidRPr="00000000">
              <w:rPr>
                <w:rtl w:val="0"/>
              </w:rPr>
              <w:t xml:space="preserve">Date.MonthNo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Hierarchical 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b w:val="1"/>
                <w:bCs w:val="1"/>
              </w:rPr>
            </w:pPr>
            <w:r w:rsidDel="00000000" w:rsidR="00000000" w:rsidRPr="00000000">
              <w:rPr>
                <w:b w:val="1"/>
                <w:bCs w:val="1"/>
                <w:rtl w:val="0"/>
              </w:rPr>
              <w:t xml:space="preserve">SALE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b w:val="1"/>
                <w:bCs w:val="1"/>
              </w:rPr>
            </w:pPr>
            <w:r w:rsidDel="00000000" w:rsidR="00000000" w:rsidRPr="00000000">
              <w:rPr>
                <w:b w:val="1"/>
                <w:bCs w:val="1"/>
                <w:rtl w:val="0"/>
              </w:rPr>
              <w:t xml:space="preserve">SALE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Date.Date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b w:val="1"/>
                <w:bCs w:val="1"/>
              </w:rPr>
            </w:pPr>
            <w:r w:rsidDel="00000000" w:rsidR="00000000" w:rsidRPr="00000000">
              <w:rPr>
                <w:b w:val="1"/>
                <w:bCs w:val="1"/>
                <w:rtl w:val="0"/>
              </w:rPr>
              <w:t xml:space="preserve">SALE START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Date.Year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b w:val="1"/>
                <w:bCs w:val="1"/>
              </w:rPr>
            </w:pPr>
            <w:r w:rsidDel="00000000" w:rsidR="00000000" w:rsidRPr="00000000">
              <w:rPr>
                <w:b w:val="1"/>
                <w:bCs w:val="1"/>
                <w:rtl w:val="0"/>
              </w:rPr>
              <w:t xml:space="preserve">SALE START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Date.MonthNo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b w:val="1"/>
                <w:bCs w:val="1"/>
              </w:rPr>
            </w:pPr>
            <w:r w:rsidDel="00000000" w:rsidR="00000000" w:rsidRPr="00000000">
              <w:rPr>
                <w:b w:val="1"/>
                <w:bCs w:val="1"/>
                <w:rtl w:val="0"/>
              </w:rPr>
              <w:t xml:space="preserve">SALE START DATE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b w:val="1"/>
                <w:bCs w:val="1"/>
                <w:rtl w:val="0"/>
              </w:rPr>
              <w:t xml:space="preserve">ᐧ </w:t>
            </w:r>
            <w:r w:rsidDel="00000000" w:rsidR="00000000" w:rsidRPr="00000000">
              <w:rPr>
                <w:rtl w:val="0"/>
              </w:rPr>
              <w:t xml:space="preserve">Date</w:t>
            </w:r>
            <w:r w:rsidDel="00000000" w:rsidR="00000000" w:rsidRPr="00000000">
              <w:rPr>
                <w:b w:val="1"/>
                <w:bCs w:val="1"/>
                <w:rtl w:val="0"/>
              </w:rPr>
              <w:t xml:space="preserve">.</w:t>
            </w:r>
            <w:r w:rsidDel="00000000" w:rsidR="00000000" w:rsidRPr="00000000">
              <w:rPr>
                <w:rtl w:val="0"/>
              </w:rPr>
              <w:t xml:space="preserve">Year</w:t>
            </w:r>
          </w:p>
          <w:p w:rsidR="00000000" w:rsidDel="00000000" w:rsidP="00000000" w:rsidRDefault="00000000" w:rsidRPr="00000000" w14:paraId="00000218">
            <w:pPr>
              <w:widowControl w:val="0"/>
              <w:spacing w:line="240" w:lineRule="auto"/>
              <w:rPr/>
            </w:pPr>
            <w:r w:rsidDel="00000000" w:rsidR="00000000" w:rsidRPr="00000000">
              <w:rPr>
                <w:b w:val="1"/>
                <w:bCs w:val="1"/>
                <w:rtl w:val="0"/>
              </w:rPr>
              <w:t xml:space="preserve">ᐧᐧ </w:t>
            </w:r>
            <w:r w:rsidDel="00000000" w:rsidR="00000000" w:rsidRPr="00000000">
              <w:rPr>
                <w:rtl w:val="0"/>
              </w:rPr>
              <w:t xml:space="preserve">Date.MonthNo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Hierarchical 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b w:val="1"/>
                <w:bCs w:val="1"/>
              </w:rPr>
            </w:pPr>
            <w:r w:rsidDel="00000000" w:rsidR="00000000" w:rsidRPr="00000000">
              <w:rPr>
                <w:b w:val="1"/>
                <w:bCs w:val="1"/>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b w:val="1"/>
                <w:bCs w:val="1"/>
              </w:rPr>
            </w:pPr>
            <w:r w:rsidDel="00000000" w:rsidR="00000000" w:rsidRPr="00000000">
              <w:rPr>
                <w:b w:val="1"/>
                <w:bCs w:val="1"/>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Date.Date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b w:val="1"/>
                <w:bCs w:val="1"/>
              </w:rPr>
            </w:pPr>
            <w:r w:rsidDel="00000000" w:rsidR="00000000" w:rsidRPr="00000000">
              <w:rPr>
                <w:b w:val="1"/>
                <w:bCs w:val="1"/>
                <w:rtl w:val="0"/>
              </w:rPr>
              <w:t xml:space="preserve">END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Date.Year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b w:val="1"/>
                <w:bCs w:val="1"/>
              </w:rPr>
            </w:pPr>
            <w:r w:rsidDel="00000000" w:rsidR="00000000" w:rsidRPr="00000000">
              <w:rPr>
                <w:b w:val="1"/>
                <w:bCs w:val="1"/>
                <w:rtl w:val="0"/>
              </w:rPr>
              <w:t xml:space="preserve">END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Date.MonthNo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b w:val="1"/>
                <w:bCs w:val="1"/>
              </w:rPr>
            </w:pPr>
            <w:r w:rsidDel="00000000" w:rsidR="00000000" w:rsidRPr="00000000">
              <w:rPr>
                <w:b w:val="1"/>
                <w:bCs w:val="1"/>
                <w:rtl w:val="0"/>
              </w:rPr>
              <w:t xml:space="preserve">END DATE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b w:val="1"/>
                <w:bCs w:val="1"/>
                <w:rtl w:val="0"/>
              </w:rPr>
              <w:t xml:space="preserve">ᐧ </w:t>
            </w:r>
            <w:r w:rsidDel="00000000" w:rsidR="00000000" w:rsidRPr="00000000">
              <w:rPr>
                <w:rtl w:val="0"/>
              </w:rPr>
              <w:t xml:space="preserve">Date</w:t>
            </w:r>
            <w:r w:rsidDel="00000000" w:rsidR="00000000" w:rsidRPr="00000000">
              <w:rPr>
                <w:b w:val="1"/>
                <w:bCs w:val="1"/>
                <w:rtl w:val="0"/>
              </w:rPr>
              <w:t xml:space="preserve">.</w:t>
            </w:r>
            <w:r w:rsidDel="00000000" w:rsidR="00000000" w:rsidRPr="00000000">
              <w:rPr>
                <w:rtl w:val="0"/>
              </w:rPr>
              <w:t xml:space="preserve">Year</w:t>
            </w:r>
          </w:p>
          <w:p w:rsidR="00000000" w:rsidDel="00000000" w:rsidP="00000000" w:rsidRDefault="00000000" w:rsidRPr="00000000" w14:paraId="00000228">
            <w:pPr>
              <w:widowControl w:val="0"/>
              <w:spacing w:line="240" w:lineRule="auto"/>
              <w:rPr/>
            </w:pPr>
            <w:r w:rsidDel="00000000" w:rsidR="00000000" w:rsidRPr="00000000">
              <w:rPr>
                <w:b w:val="1"/>
                <w:bCs w:val="1"/>
                <w:rtl w:val="0"/>
              </w:rPr>
              <w:t xml:space="preserve">ᐧᐧ </w:t>
            </w:r>
            <w:r w:rsidDel="00000000" w:rsidR="00000000" w:rsidRPr="00000000">
              <w:rPr>
                <w:rtl w:val="0"/>
              </w:rPr>
              <w:t xml:space="preserve">Date.MonthNo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Hierarchical 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b w:val="1"/>
                <w:bCs w:val="1"/>
              </w:rPr>
            </w:pPr>
            <w:r w:rsidDel="00000000" w:rsidR="00000000" w:rsidRPr="00000000">
              <w:rPr>
                <w:b w:val="1"/>
                <w:bCs w:val="1"/>
                <w:rtl w:val="0"/>
              </w:rPr>
              <w:t xml:space="preserve">JUNK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Junk_sale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bCs w:val="1"/>
              </w:rPr>
            </w:pPr>
            <w:r w:rsidDel="00000000" w:rsidR="00000000" w:rsidRPr="00000000">
              <w:rPr>
                <w:b w:val="1"/>
                <w:bCs w:val="1"/>
                <w:rtl w:val="0"/>
              </w:rPr>
              <w:t xml:space="preserve">JUNK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Junk_sale.Status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b w:val="1"/>
                <w:bCs w:val="1"/>
              </w:rPr>
            </w:pPr>
            <w:r w:rsidDel="00000000" w:rsidR="00000000" w:rsidRPr="00000000">
              <w:rPr>
                <w:b w:val="1"/>
                <w:bCs w:val="1"/>
                <w:rtl w:val="0"/>
              </w:rPr>
              <w:t xml:space="preserve">JUNK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Junk_sale.Condition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b w:val="1"/>
                <w:bCs w:val="1"/>
              </w:rPr>
            </w:pPr>
            <w:r w:rsidDel="00000000" w:rsidR="00000000" w:rsidRPr="00000000">
              <w:rPr>
                <w:b w:val="1"/>
                <w:bCs w:val="1"/>
                <w:rtl w:val="0"/>
              </w:rPr>
              <w:t xml:space="preserve">JUNK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Junk_sale.Agreement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Dimension attribute</w:t>
            </w:r>
          </w:p>
        </w:tc>
      </w:tr>
    </w:tbl>
    <w:p w:rsidR="00000000" w:rsidDel="00000000" w:rsidP="00000000" w:rsidRDefault="00000000" w:rsidRPr="00000000" w14:paraId="00000236">
      <w:pPr>
        <w:numPr>
          <w:ilvl w:val="0"/>
          <w:numId w:val="3"/>
        </w:numPr>
        <w:spacing w:after="240" w:before="240" w:lineRule="auto"/>
        <w:ind w:hanging="360"/>
        <w:rPr>
          <w:sz w:val="24"/>
          <w:szCs w:val="24"/>
        </w:rPr>
      </w:pPr>
      <w:r w:rsidDel="00000000" w:rsidR="00000000" w:rsidRPr="00000000">
        <w:rPr>
          <w:b w:val="1"/>
          <w:bCs w:val="1"/>
          <w:sz w:val="24"/>
          <w:szCs w:val="24"/>
          <w:rtl w:val="0"/>
        </w:rPr>
        <w:t xml:space="preserve">Dimensions for Fact 2 Interest fact:</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jc w:val="center"/>
              <w:rPr>
                <w:b w:val="1"/>
                <w:bCs w:val="1"/>
                <w:sz w:val="24"/>
                <w:szCs w:val="24"/>
              </w:rPr>
            </w:pPr>
            <w:r w:rsidDel="00000000" w:rsidR="00000000" w:rsidRPr="00000000">
              <w:rPr>
                <w:b w:val="1"/>
                <w:bCs w:val="1"/>
                <w:sz w:val="24"/>
                <w:szCs w:val="24"/>
                <w:rtl w:val="0"/>
              </w:rPr>
              <w:t xml:space="preserve">DIMENSION/DIMENSION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jc w:val="center"/>
              <w:rPr>
                <w:b w:val="1"/>
                <w:bCs w:val="1"/>
                <w:sz w:val="24"/>
                <w:szCs w:val="24"/>
              </w:rPr>
            </w:pPr>
            <w:r w:rsidDel="00000000" w:rsidR="00000000" w:rsidRPr="00000000">
              <w:rPr>
                <w:b w:val="1"/>
                <w:bCs w:val="1"/>
                <w:sz w:val="24"/>
                <w:szCs w:val="24"/>
                <w:rtl w:val="0"/>
              </w:rPr>
              <w:t xml:space="preserve">TABLE/COLUMN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jc w:val="center"/>
              <w:rPr>
                <w:b w:val="1"/>
                <w:bCs w:val="1"/>
                <w:sz w:val="24"/>
                <w:szCs w:val="24"/>
              </w:rPr>
            </w:pPr>
            <w:r w:rsidDel="00000000" w:rsidR="00000000" w:rsidRPr="00000000">
              <w:rPr>
                <w:b w:val="1"/>
                <w:bCs w:val="1"/>
                <w:sz w:val="24"/>
                <w:szCs w:val="24"/>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b w:val="1"/>
                <w:bCs w:val="1"/>
              </w:rPr>
            </w:pPr>
            <w:r w:rsidDel="00000000" w:rsidR="00000000" w:rsidRPr="00000000">
              <w:rPr>
                <w:b w:val="1"/>
                <w:bCs w:val="1"/>
                <w:rtl w:val="0"/>
              </w:rPr>
              <w:t xml:space="preserve">JUNK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Junk_interest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b w:val="1"/>
                <w:bCs w:val="1"/>
              </w:rPr>
            </w:pPr>
            <w:r w:rsidDel="00000000" w:rsidR="00000000" w:rsidRPr="00000000">
              <w:rPr>
                <w:b w:val="1"/>
                <w:bCs w:val="1"/>
                <w:rtl w:val="0"/>
              </w:rPr>
              <w:t xml:space="preserve">JUNK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Junk_interest.Status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Degenerate 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b w:val="1"/>
                <w:bCs w:val="1"/>
              </w:rPr>
            </w:pPr>
            <w:r w:rsidDel="00000000" w:rsidR="00000000" w:rsidRPr="00000000">
              <w:rPr>
                <w:b w:val="1"/>
                <w:bCs w:val="1"/>
                <w:rtl w:val="0"/>
              </w:rPr>
              <w:t xml:space="preserve">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b w:val="1"/>
                <w:bCs w:val="1"/>
              </w:rPr>
            </w:pPr>
            <w:r w:rsidDel="00000000" w:rsidR="00000000" w:rsidRPr="00000000">
              <w:rPr>
                <w:b w:val="1"/>
                <w:bCs w:val="1"/>
                <w:rtl w:val="0"/>
              </w:rPr>
              <w:t xml:space="preserve">APARTMENT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Apartment.Address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b w:val="1"/>
                <w:bCs w:val="1"/>
              </w:rPr>
            </w:pPr>
            <w:r w:rsidDel="00000000" w:rsidR="00000000" w:rsidRPr="00000000">
              <w:rPr>
                <w:b w:val="1"/>
                <w:bCs w:val="1"/>
                <w:rtl w:val="0"/>
              </w:rPr>
              <w:t xml:space="preserve">POTENTIAL 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Potential_Buyer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b w:val="1"/>
                <w:bCs w:val="1"/>
              </w:rPr>
            </w:pPr>
            <w:r w:rsidDel="00000000" w:rsidR="00000000" w:rsidRPr="00000000">
              <w:rPr>
                <w:b w:val="1"/>
                <w:bCs w:val="1"/>
                <w:rtl w:val="0"/>
              </w:rPr>
              <w:t xml:space="preserve">POTENTIAL BUYER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Potential_Buyer.NameAndSurname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b w:val="1"/>
                <w:bCs w:val="1"/>
              </w:rPr>
            </w:pPr>
            <w:r w:rsidDel="00000000" w:rsidR="00000000" w:rsidRPr="00000000">
              <w:rPr>
                <w:b w:val="1"/>
                <w:bCs w:val="1"/>
                <w:rtl w:val="0"/>
              </w:rPr>
              <w:t xml:space="preserve">OWNER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Person.NameAndSurname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b w:val="1"/>
                <w:bCs w:val="1"/>
              </w:rPr>
            </w:pPr>
            <w:r w:rsidDel="00000000" w:rsidR="00000000" w:rsidRPr="00000000">
              <w:rPr>
                <w:b w:val="1"/>
                <w:bCs w:val="1"/>
                <w:rtl w:val="0"/>
              </w:rPr>
              <w:t xml:space="preserve">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b w:val="1"/>
                <w:bCs w:val="1"/>
              </w:rPr>
            </w:pPr>
            <w:r w:rsidDel="00000000" w:rsidR="00000000" w:rsidRPr="00000000">
              <w:rPr>
                <w:b w:val="1"/>
                <w:bCs w:val="1"/>
                <w:rtl w:val="0"/>
              </w:rPr>
              <w:t xml:space="preserve">BUYER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Person.NameAndSurname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b w:val="1"/>
                <w:bCs w:val="1"/>
              </w:rPr>
            </w:pPr>
            <w:r w:rsidDel="00000000" w:rsidR="00000000" w:rsidRPr="00000000">
              <w:rPr>
                <w:b w:val="1"/>
                <w:bCs w:val="1"/>
                <w:rtl w:val="0"/>
              </w:rPr>
              <w:t xml:space="preserve">REAL ESTATE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b w:val="1"/>
                <w:bCs w:val="1"/>
              </w:rPr>
            </w:pPr>
            <w:r w:rsidDel="00000000" w:rsidR="00000000" w:rsidRPr="00000000">
              <w:rPr>
                <w:b w:val="1"/>
                <w:bCs w:val="1"/>
                <w:rtl w:val="0"/>
              </w:rPr>
              <w:t xml:space="preserve">REAL ESTATE AGENT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Person.NameAndSurname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b w:val="1"/>
                <w:bCs w:val="1"/>
              </w:rPr>
            </w:pPr>
            <w:r w:rsidDel="00000000" w:rsidR="00000000" w:rsidRPr="00000000">
              <w:rPr>
                <w:b w:val="1"/>
                <w:bCs w:val="1"/>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rPr>
                <w:b w:val="1"/>
                <w:bCs w:val="1"/>
              </w:rPr>
            </w:pPr>
            <w:r w:rsidDel="00000000" w:rsidR="00000000" w:rsidRPr="00000000">
              <w:rPr>
                <w:b w:val="1"/>
                <w:bCs w:val="1"/>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Date.Date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b w:val="1"/>
                <w:bCs w:val="1"/>
              </w:rPr>
            </w:pPr>
            <w:r w:rsidDel="00000000" w:rsidR="00000000" w:rsidRPr="00000000">
              <w:rPr>
                <w:b w:val="1"/>
                <w:bCs w:val="1"/>
                <w:rtl w:val="0"/>
              </w:rPr>
              <w:t xml:space="preserve">SALE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b w:val="1"/>
                <w:bCs w:val="1"/>
              </w:rPr>
            </w:pPr>
            <w:r w:rsidDel="00000000" w:rsidR="00000000" w:rsidRPr="00000000">
              <w:rPr>
                <w:b w:val="1"/>
                <w:bCs w:val="1"/>
                <w:rtl w:val="0"/>
              </w:rPr>
              <w:t xml:space="preserve">SALE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Date.Date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b w:val="1"/>
                <w:bCs w:val="1"/>
              </w:rPr>
            </w:pPr>
            <w:r w:rsidDel="00000000" w:rsidR="00000000" w:rsidRPr="00000000">
              <w:rPr>
                <w:b w:val="1"/>
                <w:bCs w:val="1"/>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b w:val="1"/>
                <w:bCs w:val="1"/>
              </w:rPr>
            </w:pPr>
            <w:r w:rsidDel="00000000" w:rsidR="00000000" w:rsidRPr="00000000">
              <w:rPr>
                <w:b w:val="1"/>
                <w:bCs w:val="1"/>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Date.Date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Dimension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240" w:lineRule="auto"/>
              <w:rPr>
                <w:b w:val="1"/>
                <w:bCs w:val="1"/>
              </w:rPr>
            </w:pPr>
            <w:r w:rsidDel="00000000" w:rsidR="00000000" w:rsidRPr="00000000">
              <w:rPr>
                <w:b w:val="1"/>
                <w:bCs w:val="1"/>
                <w:rtl w:val="0"/>
              </w:rPr>
              <w:t xml:space="preserve">JUNK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Junk_sale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Dimension</w:t>
            </w:r>
          </w:p>
        </w:tc>
      </w:tr>
    </w:tbl>
    <w:p w:rsidR="00000000" w:rsidDel="00000000" w:rsidP="00000000" w:rsidRDefault="00000000" w:rsidRPr="00000000" w14:paraId="00000273">
      <w:pPr>
        <w:numPr>
          <w:ilvl w:val="0"/>
          <w:numId w:val="3"/>
        </w:numPr>
        <w:spacing w:after="240" w:before="240" w:lineRule="auto"/>
        <w:ind w:hanging="360"/>
        <w:rPr>
          <w:b w:val="1"/>
          <w:bCs w:val="1"/>
          <w:sz w:val="24"/>
          <w:szCs w:val="24"/>
          <w:u w:val="none"/>
        </w:rPr>
      </w:pPr>
      <w:r w:rsidDel="00000000" w:rsidR="00000000" w:rsidRPr="00000000">
        <w:rPr>
          <w:rtl w:val="0"/>
        </w:rPr>
      </w:r>
    </w:p>
    <w:p w:rsidR="00000000" w:rsidDel="00000000" w:rsidP="00000000" w:rsidRDefault="00000000" w:rsidRPr="00000000" w14:paraId="00000274">
      <w:pPr>
        <w:spacing w:after="240" w:before="240" w:lineRule="auto"/>
        <w:rPr>
          <w:color w:val="4a86e8"/>
          <w:sz w:val="32"/>
          <w:szCs w:val="32"/>
        </w:rPr>
      </w:pPr>
      <w:r w:rsidDel="00000000" w:rsidR="00000000" w:rsidRPr="00000000">
        <w:rPr>
          <w:color w:val="4a86e8"/>
          <w:sz w:val="32"/>
          <w:szCs w:val="32"/>
          <w:rtl w:val="0"/>
        </w:rPr>
        <w:t xml:space="preserve">Checking the feasibility of queries based on the multidimensional model</w:t>
      </w:r>
    </w:p>
    <w:p w:rsidR="00000000" w:rsidDel="00000000" w:rsidP="00000000" w:rsidRDefault="00000000" w:rsidRPr="00000000" w14:paraId="00000275">
      <w:pPr>
        <w:numPr>
          <w:ilvl w:val="0"/>
          <w:numId w:val="2"/>
        </w:numPr>
        <w:ind w:left="720" w:hanging="360"/>
      </w:pPr>
      <w:r w:rsidDel="00000000" w:rsidR="00000000" w:rsidRPr="00000000">
        <w:rPr>
          <w:rtl w:val="0"/>
        </w:rPr>
        <w:t xml:space="preserve">Are there any common characteristics shared by the top 100 fast-selling apartments for the agency?</w:t>
      </w:r>
    </w:p>
    <w:p w:rsidR="00000000" w:rsidDel="00000000" w:rsidP="00000000" w:rsidRDefault="00000000" w:rsidRPr="00000000" w14:paraId="00000276">
      <w:pPr>
        <w:ind w:left="720" w:firstLine="0"/>
        <w:rPr/>
      </w:pPr>
      <w:r w:rsidDel="00000000" w:rsidR="00000000" w:rsidRPr="00000000">
        <w:rPr>
          <w:rtl w:val="0"/>
        </w:rPr>
        <w:t xml:space="preserve">Measure: D</w:t>
      </w:r>
      <w:r w:rsidDel="00000000" w:rsidR="00000000" w:rsidRPr="00000000">
        <w:rPr>
          <w:rtl w:val="0"/>
        </w:rPr>
        <w:t xml:space="preserve">ays on the market</w:t>
      </w:r>
      <w:r w:rsidDel="00000000" w:rsidR="00000000" w:rsidRPr="00000000">
        <w:rPr>
          <w:rtl w:val="0"/>
        </w:rPr>
      </w:r>
    </w:p>
    <w:p w:rsidR="00000000" w:rsidDel="00000000" w:rsidP="00000000" w:rsidRDefault="00000000" w:rsidRPr="00000000" w14:paraId="00000277">
      <w:pPr>
        <w:ind w:left="720" w:firstLine="0"/>
        <w:rPr/>
      </w:pPr>
      <w:r w:rsidDel="00000000" w:rsidR="00000000" w:rsidRPr="00000000">
        <w:rPr>
          <w:rtl w:val="0"/>
        </w:rPr>
        <w:t xml:space="preserve">Dimension: Apartment (dimension attributes: size category, floor number, number of rooms,  decade of construction), Junk (condition)</w:t>
      </w:r>
    </w:p>
    <w:p w:rsidR="00000000" w:rsidDel="00000000" w:rsidP="00000000" w:rsidRDefault="00000000" w:rsidRPr="00000000" w14:paraId="00000278">
      <w:pPr>
        <w:numPr>
          <w:ilvl w:val="0"/>
          <w:numId w:val="2"/>
        </w:numPr>
        <w:ind w:left="720" w:hanging="360"/>
      </w:pPr>
      <w:r w:rsidDel="00000000" w:rsidR="00000000" w:rsidRPr="00000000">
        <w:rPr>
          <w:rtl w:val="0"/>
        </w:rPr>
        <w:t xml:space="preserve">Compare the average listing period for apartments in various districts in each city. </w:t>
      </w:r>
    </w:p>
    <w:p w:rsidR="00000000" w:rsidDel="00000000" w:rsidP="00000000" w:rsidRDefault="00000000" w:rsidRPr="00000000" w14:paraId="00000279">
      <w:pPr>
        <w:ind w:left="720" w:firstLine="0"/>
        <w:rPr/>
      </w:pPr>
      <w:r w:rsidDel="00000000" w:rsidR="00000000" w:rsidRPr="00000000">
        <w:rPr>
          <w:rtl w:val="0"/>
        </w:rPr>
        <w:t xml:space="preserve">Measure: Average sale speed per apartment</w:t>
      </w:r>
    </w:p>
    <w:p w:rsidR="00000000" w:rsidDel="00000000" w:rsidP="00000000" w:rsidRDefault="00000000" w:rsidRPr="00000000" w14:paraId="0000027A">
      <w:pPr>
        <w:ind w:left="720" w:firstLine="0"/>
        <w:rPr/>
      </w:pPr>
      <w:r w:rsidDel="00000000" w:rsidR="00000000" w:rsidRPr="00000000">
        <w:rPr>
          <w:rtl w:val="0"/>
        </w:rPr>
        <w:t xml:space="preserve">Dimension: Apartment (dimension attributes: District, City)</w:t>
      </w:r>
    </w:p>
    <w:p w:rsidR="00000000" w:rsidDel="00000000" w:rsidP="00000000" w:rsidRDefault="00000000" w:rsidRPr="00000000" w14:paraId="0000027B">
      <w:pPr>
        <w:numPr>
          <w:ilvl w:val="0"/>
          <w:numId w:val="2"/>
        </w:numPr>
        <w:ind w:left="720" w:hanging="360"/>
      </w:pPr>
      <w:r w:rsidDel="00000000" w:rsidR="00000000" w:rsidRPr="00000000">
        <w:rPr>
          <w:rtl w:val="0"/>
        </w:rPr>
        <w:t xml:space="preserve">Do apartments sell faster if the ratio of final price and listing price is close to 1 compared to those which have high fluctuations in prices?</w:t>
      </w:r>
    </w:p>
    <w:p w:rsidR="00000000" w:rsidDel="00000000" w:rsidP="00000000" w:rsidRDefault="00000000" w:rsidRPr="00000000" w14:paraId="0000027C">
      <w:pPr>
        <w:ind w:left="720" w:firstLine="0"/>
        <w:rPr/>
      </w:pPr>
      <w:r w:rsidDel="00000000" w:rsidR="00000000" w:rsidRPr="00000000">
        <w:rPr>
          <w:rtl w:val="0"/>
        </w:rPr>
        <w:t xml:space="preserve">Measure:</w:t>
      </w:r>
      <w:ins w:author="Elena" w:id="0" w:date="2025-05-10T15:24:05Z">
        <w:r w:rsidDel="00000000" w:rsidR="00000000" w:rsidRPr="00000000">
          <w:rPr>
            <w:rtl w:val="0"/>
            <w:rPrChange w:author="Elena" w:id="1" w:date="2025-05-10T15:24:05Z">
              <w:rPr/>
            </w:rPrChange>
          </w:rPr>
          <w:t xml:space="preserve">AverageSaleSpeed</w:t>
        </w:r>
      </w:ins>
      <w:del w:author="Elena" w:id="0" w:date="2025-05-10T15:24:05Z">
        <w:r w:rsidDel="00000000" w:rsidR="00000000" w:rsidRPr="00000000">
          <w:rPr>
            <w:rtl w:val="0"/>
          </w:rPr>
          <w:delText xml:space="preserve"> D</w:delText>
        </w:r>
        <w:r w:rsidDel="00000000" w:rsidR="00000000" w:rsidRPr="00000000">
          <w:rPr>
            <w:rtl w:val="0"/>
          </w:rPr>
          <w:delText xml:space="preserve">ays on the market</w:delText>
        </w:r>
      </w:del>
      <w:r w:rsidDel="00000000" w:rsidR="00000000" w:rsidRPr="00000000">
        <w:rPr>
          <w:rtl w:val="0"/>
        </w:rPr>
        <w:t xml:space="preserve">,</w:t>
      </w:r>
      <w:r w:rsidDel="00000000" w:rsidR="00000000" w:rsidRPr="00000000">
        <w:rPr>
          <w:rtl w:val="0"/>
        </w:rPr>
        <w:t xml:space="preserve"> </w:t>
      </w:r>
      <w:r w:rsidDel="00000000" w:rsidR="00000000" w:rsidRPr="00000000">
        <w:rPr>
          <w:rFonts w:ascii="Roboto" w:cs="Roboto" w:eastAsia="Roboto" w:hAnsi="Roboto"/>
          <w:rtl w:val="0"/>
        </w:rPr>
        <w:t xml:space="preserve">price fluctuation</w:t>
      </w:r>
      <w:r w:rsidDel="00000000" w:rsidR="00000000" w:rsidRPr="00000000">
        <w:rPr>
          <w:rtl w:val="0"/>
        </w:rPr>
      </w:r>
    </w:p>
    <w:p w:rsidR="00000000" w:rsidDel="00000000" w:rsidP="00000000" w:rsidRDefault="00000000" w:rsidRPr="00000000" w14:paraId="0000027D">
      <w:pPr>
        <w:ind w:left="720" w:firstLine="0"/>
        <w:rPr/>
      </w:pPr>
      <w:r w:rsidDel="00000000" w:rsidR="00000000" w:rsidRPr="00000000">
        <w:rPr>
          <w:rtl w:val="0"/>
        </w:rPr>
        <w:t xml:space="preserve">Dimension: </w:t>
      </w:r>
      <w:r w:rsidDel="00000000" w:rsidR="00000000" w:rsidRPr="00000000">
        <w:rPr>
          <w:rtl w:val="0"/>
        </w:rPr>
        <w:t xml:space="preserve">Date (dimension attributes: Date, MonthNo)</w:t>
      </w:r>
      <w:r w:rsidDel="00000000" w:rsidR="00000000" w:rsidRPr="00000000">
        <w:rPr>
          <w:rtl w:val="0"/>
        </w:rPr>
      </w:r>
    </w:p>
    <w:p w:rsidR="00000000" w:rsidDel="00000000" w:rsidP="00000000" w:rsidRDefault="00000000" w:rsidRPr="00000000" w14:paraId="0000027E">
      <w:pPr>
        <w:ind w:left="720" w:firstLine="0"/>
        <w:rPr/>
      </w:pPr>
      <w:r w:rsidDel="00000000" w:rsidR="00000000" w:rsidRPr="00000000">
        <w:rPr>
          <w:rtl w:val="0"/>
        </w:rPr>
        <w:t xml:space="preserve">Dimension: Apartment (</w:t>
      </w:r>
      <w:r w:rsidDel="00000000" w:rsidR="00000000" w:rsidRPr="00000000">
        <w:rPr>
          <w:rtl w:val="0"/>
        </w:rPr>
        <w:t xml:space="preserve">dimension attribute</w:t>
      </w:r>
      <w:r w:rsidDel="00000000" w:rsidR="00000000" w:rsidRPr="00000000">
        <w:rPr>
          <w:rtl w:val="0"/>
        </w:rPr>
        <w:t xml:space="preserve">: ID_apartment)</w:t>
      </w:r>
      <w:r w:rsidDel="00000000" w:rsidR="00000000" w:rsidRPr="00000000">
        <w:rPr>
          <w:rtl w:val="0"/>
        </w:rPr>
      </w:r>
    </w:p>
    <w:p w:rsidR="00000000" w:rsidDel="00000000" w:rsidP="00000000" w:rsidRDefault="00000000" w:rsidRPr="00000000" w14:paraId="0000027F">
      <w:pPr>
        <w:numPr>
          <w:ilvl w:val="0"/>
          <w:numId w:val="2"/>
        </w:numPr>
        <w:ind w:left="720" w:hanging="360"/>
      </w:pPr>
      <w:r w:rsidDel="00000000" w:rsidR="00000000" w:rsidRPr="00000000">
        <w:rPr>
          <w:rtl w:val="0"/>
        </w:rPr>
        <w:t xml:space="preserve">What is the average sales speed per apartment based on the number of interested buyers? </w:t>
      </w:r>
    </w:p>
    <w:p w:rsidR="00000000" w:rsidDel="00000000" w:rsidP="00000000" w:rsidRDefault="00000000" w:rsidRPr="00000000" w14:paraId="00000280">
      <w:pPr>
        <w:ind w:left="720" w:firstLine="0"/>
        <w:rPr/>
      </w:pPr>
      <w:r w:rsidDel="00000000" w:rsidR="00000000" w:rsidRPr="00000000">
        <w:rPr>
          <w:rtl w:val="0"/>
        </w:rPr>
        <w:t xml:space="preserve">Measure: Average sale speed per apartment, </w:t>
      </w:r>
      <w:r w:rsidDel="00000000" w:rsidR="00000000" w:rsidRPr="00000000">
        <w:rPr>
          <w:rtl w:val="0"/>
        </w:rPr>
        <w:t xml:space="preserve">Number of potential buyers</w:t>
      </w:r>
      <w:r w:rsidDel="00000000" w:rsidR="00000000" w:rsidRPr="00000000">
        <w:rPr>
          <w:rtl w:val="0"/>
        </w:rPr>
      </w:r>
    </w:p>
    <w:p w:rsidR="00000000" w:rsidDel="00000000" w:rsidP="00000000" w:rsidRDefault="00000000" w:rsidRPr="00000000" w14:paraId="00000281">
      <w:pPr>
        <w:ind w:left="720" w:firstLine="0"/>
        <w:rPr/>
      </w:pPr>
      <w:r w:rsidDel="00000000" w:rsidR="00000000" w:rsidRPr="00000000">
        <w:rPr>
          <w:rtl w:val="0"/>
        </w:rPr>
        <w:t xml:space="preserve">Dimension: </w:t>
      </w:r>
      <w:r w:rsidDel="00000000" w:rsidR="00000000" w:rsidRPr="00000000">
        <w:rPr>
          <w:rtl w:val="0"/>
        </w:rPr>
        <w:t xml:space="preserve">Apartment (</w:t>
      </w:r>
      <w:r w:rsidDel="00000000" w:rsidR="00000000" w:rsidRPr="00000000">
        <w:rPr>
          <w:rtl w:val="0"/>
        </w:rPr>
        <w:t xml:space="preserve">dimension attribute</w:t>
      </w:r>
      <w:r w:rsidDel="00000000" w:rsidR="00000000" w:rsidRPr="00000000">
        <w:rPr>
          <w:rtl w:val="0"/>
        </w:rPr>
        <w:t xml:space="preserve">: ID_apartment)</w:t>
      </w:r>
      <w:r w:rsidDel="00000000" w:rsidR="00000000" w:rsidRPr="00000000">
        <w:rPr>
          <w:rtl w:val="0"/>
        </w:rPr>
      </w:r>
    </w:p>
    <w:p w:rsidR="00000000" w:rsidDel="00000000" w:rsidP="00000000" w:rsidRDefault="00000000" w:rsidRPr="00000000" w14:paraId="00000282">
      <w:pPr>
        <w:numPr>
          <w:ilvl w:val="0"/>
          <w:numId w:val="2"/>
        </w:numPr>
        <w:ind w:left="720" w:hanging="360"/>
      </w:pPr>
      <w:r w:rsidDel="00000000" w:rsidR="00000000" w:rsidRPr="00000000">
        <w:rPr>
          <w:rtl w:val="0"/>
        </w:rPr>
        <w:t xml:space="preserve">Compare the average sales speed based on the number of real estate agents in each branch office.</w:t>
        <w:br w:type="textWrapping"/>
        <w:t xml:space="preserve">Measure: </w:t>
      </w:r>
      <w:r w:rsidDel="00000000" w:rsidR="00000000" w:rsidRPr="00000000">
        <w:rPr>
          <w:rtl w:val="0"/>
        </w:rPr>
        <w:t xml:space="preserve">Average sale speed per apartment</w:t>
      </w:r>
      <w:r w:rsidDel="00000000" w:rsidR="00000000" w:rsidRPr="00000000">
        <w:rPr>
          <w:rtl w:val="0"/>
        </w:rPr>
      </w:r>
    </w:p>
    <w:p w:rsidR="00000000" w:rsidDel="00000000" w:rsidP="00000000" w:rsidRDefault="00000000" w:rsidRPr="00000000" w14:paraId="00000283">
      <w:pPr>
        <w:ind w:left="720" w:firstLine="0"/>
        <w:rPr/>
      </w:pPr>
      <w:r w:rsidDel="00000000" w:rsidR="00000000" w:rsidRPr="00000000">
        <w:rPr>
          <w:rtl w:val="0"/>
        </w:rPr>
        <w:t xml:space="preserve">Dimension: Apartment (dimension attribute: City)</w:t>
      </w:r>
    </w:p>
    <w:p w:rsidR="00000000" w:rsidDel="00000000" w:rsidP="00000000" w:rsidRDefault="00000000" w:rsidRPr="00000000" w14:paraId="00000284">
      <w:pPr>
        <w:ind w:left="720" w:firstLine="0"/>
        <w:rPr/>
      </w:pPr>
      <w:r w:rsidDel="00000000" w:rsidR="00000000" w:rsidRPr="00000000">
        <w:rPr>
          <w:rtl w:val="0"/>
        </w:rPr>
        <w:t xml:space="preserve">Dimension: Branch (dimension attributes: City, number of agents)</w:t>
      </w:r>
    </w:p>
    <w:p w:rsidR="00000000" w:rsidDel="00000000" w:rsidP="00000000" w:rsidRDefault="00000000" w:rsidRPr="00000000" w14:paraId="00000285">
      <w:pPr>
        <w:numPr>
          <w:ilvl w:val="0"/>
          <w:numId w:val="2"/>
        </w:numPr>
        <w:ind w:left="720" w:hanging="360"/>
      </w:pPr>
      <w:r w:rsidDel="00000000" w:rsidR="00000000" w:rsidRPr="00000000">
        <w:rPr>
          <w:rtl w:val="0"/>
        </w:rPr>
        <w:t xml:space="preserve">Are there any districts of the branches that have no interested buyers?</w:t>
      </w:r>
    </w:p>
    <w:p w:rsidR="00000000" w:rsidDel="00000000" w:rsidP="00000000" w:rsidRDefault="00000000" w:rsidRPr="00000000" w14:paraId="00000286">
      <w:pPr>
        <w:ind w:left="720" w:firstLine="0"/>
        <w:rPr/>
      </w:pPr>
      <w:r w:rsidDel="00000000" w:rsidR="00000000" w:rsidRPr="00000000">
        <w:rPr>
          <w:rtl w:val="0"/>
        </w:rPr>
        <w:t xml:space="preserve">Measure: Number of potential buyers</w:t>
      </w:r>
    </w:p>
    <w:p w:rsidR="00000000" w:rsidDel="00000000" w:rsidP="00000000" w:rsidRDefault="00000000" w:rsidRPr="00000000" w14:paraId="00000287">
      <w:pPr>
        <w:ind w:left="720" w:firstLine="0"/>
        <w:rPr/>
      </w:pPr>
      <w:r w:rsidDel="00000000" w:rsidR="00000000" w:rsidRPr="00000000">
        <w:rPr>
          <w:rtl w:val="0"/>
        </w:rPr>
        <w:t xml:space="preserve">Dimension: Apartment (dimension attributes: District, City)</w:t>
      </w:r>
    </w:p>
    <w:p w:rsidR="00000000" w:rsidDel="00000000" w:rsidP="00000000" w:rsidRDefault="00000000" w:rsidRPr="00000000" w14:paraId="00000288">
      <w:pPr>
        <w:ind w:left="720" w:firstLine="0"/>
        <w:rPr/>
      </w:pPr>
      <w:r w:rsidDel="00000000" w:rsidR="00000000" w:rsidRPr="00000000">
        <w:rPr>
          <w:rtl w:val="0"/>
        </w:rPr>
        <w:t xml:space="preserve">Dimension: Branch (dimension attributes: City)</w:t>
      </w:r>
    </w:p>
    <w:p w:rsidR="00000000" w:rsidDel="00000000" w:rsidP="00000000" w:rsidRDefault="00000000" w:rsidRPr="00000000" w14:paraId="00000289">
      <w:pPr>
        <w:numPr>
          <w:ilvl w:val="0"/>
          <w:numId w:val="2"/>
        </w:numPr>
        <w:ind w:left="720" w:hanging="360"/>
      </w:pPr>
      <w:r w:rsidDel="00000000" w:rsidR="00000000" w:rsidRPr="00000000">
        <w:rPr>
          <w:rtl w:val="0"/>
        </w:rPr>
        <w:t xml:space="preserve">Compare the number of potential buyers based on the apartment size category.</w:t>
        <w:br w:type="textWrapping"/>
        <w:t xml:space="preserve">Measure: Number of potential buyers</w:t>
      </w:r>
    </w:p>
    <w:p w:rsidR="00000000" w:rsidDel="00000000" w:rsidP="00000000" w:rsidRDefault="00000000" w:rsidRPr="00000000" w14:paraId="0000028A">
      <w:pPr>
        <w:ind w:left="720" w:firstLine="0"/>
        <w:rPr/>
      </w:pPr>
      <w:r w:rsidDel="00000000" w:rsidR="00000000" w:rsidRPr="00000000">
        <w:rPr>
          <w:rtl w:val="0"/>
        </w:rPr>
        <w:t xml:space="preserve">Dimension: Apartment (dimension attributes: Size category)</w:t>
      </w:r>
    </w:p>
    <w:p w:rsidR="00000000" w:rsidDel="00000000" w:rsidP="00000000" w:rsidRDefault="00000000" w:rsidRPr="00000000" w14:paraId="0000028B">
      <w:pPr>
        <w:numPr>
          <w:ilvl w:val="0"/>
          <w:numId w:val="2"/>
        </w:numPr>
        <w:ind w:left="720" w:hanging="360"/>
      </w:pPr>
      <w:r w:rsidDel="00000000" w:rsidR="00000000" w:rsidRPr="00000000">
        <w:rPr>
          <w:rtl w:val="0"/>
        </w:rPr>
        <w:t xml:space="preserve">Is there a monthly increase in the number of potential buyers depending on the number of rooms in a property?</w:t>
      </w:r>
    </w:p>
    <w:p w:rsidR="00000000" w:rsidDel="00000000" w:rsidP="00000000" w:rsidRDefault="00000000" w:rsidRPr="00000000" w14:paraId="0000028C">
      <w:pPr>
        <w:ind w:left="720" w:firstLine="0"/>
        <w:rPr/>
      </w:pPr>
      <w:r w:rsidDel="00000000" w:rsidR="00000000" w:rsidRPr="00000000">
        <w:rPr>
          <w:rtl w:val="0"/>
        </w:rPr>
        <w:t xml:space="preserve">Measure: Number of potential buyers</w:t>
      </w:r>
    </w:p>
    <w:p w:rsidR="00000000" w:rsidDel="00000000" w:rsidP="00000000" w:rsidRDefault="00000000" w:rsidRPr="00000000" w14:paraId="0000028D">
      <w:pPr>
        <w:ind w:left="720" w:firstLine="0"/>
        <w:rPr/>
      </w:pPr>
      <w:r w:rsidDel="00000000" w:rsidR="00000000" w:rsidRPr="00000000">
        <w:rPr>
          <w:rtl w:val="0"/>
        </w:rPr>
        <w:t xml:space="preserve">Dimension: Apartment (dimension attribute: Number of Rooms)</w:t>
      </w:r>
    </w:p>
    <w:p w:rsidR="00000000" w:rsidDel="00000000" w:rsidP="00000000" w:rsidRDefault="00000000" w:rsidRPr="00000000" w14:paraId="0000028E">
      <w:pPr>
        <w:ind w:left="720" w:firstLine="0"/>
        <w:rPr/>
      </w:pPr>
      <w:r w:rsidDel="00000000" w:rsidR="00000000" w:rsidRPr="00000000">
        <w:rPr>
          <w:rtl w:val="0"/>
        </w:rPr>
        <w:t xml:space="preserve">Dimension: </w:t>
      </w:r>
      <w:r w:rsidDel="00000000" w:rsidR="00000000" w:rsidRPr="00000000">
        <w:rPr>
          <w:rtl w:val="0"/>
        </w:rPr>
        <w:t xml:space="preserve">Date (dimension attributes: Date, MonthNo)</w:t>
      </w:r>
      <w:r w:rsidDel="00000000" w:rsidR="00000000" w:rsidRPr="00000000">
        <w:rPr>
          <w:rtl w:val="0"/>
        </w:rPr>
      </w:r>
    </w:p>
    <w:p w:rsidR="00000000" w:rsidDel="00000000" w:rsidP="00000000" w:rsidRDefault="00000000" w:rsidRPr="00000000" w14:paraId="0000028F">
      <w:pPr>
        <w:numPr>
          <w:ilvl w:val="0"/>
          <w:numId w:val="2"/>
        </w:numPr>
        <w:ind w:left="720" w:hanging="360"/>
      </w:pPr>
      <w:r w:rsidDel="00000000" w:rsidR="00000000" w:rsidRPr="00000000">
        <w:rPr>
          <w:rtl w:val="0"/>
        </w:rPr>
        <w:t xml:space="preserve">What are the top 5 districts in each branch that attract the most buyers?</w:t>
        <w:br w:type="textWrapping"/>
        <w:t xml:space="preserve">Measure: Number of potential buyers</w:t>
      </w:r>
    </w:p>
    <w:p w:rsidR="00000000" w:rsidDel="00000000" w:rsidP="00000000" w:rsidRDefault="00000000" w:rsidRPr="00000000" w14:paraId="00000290">
      <w:pPr>
        <w:ind w:left="720" w:firstLine="0"/>
        <w:rPr/>
      </w:pPr>
      <w:r w:rsidDel="00000000" w:rsidR="00000000" w:rsidRPr="00000000">
        <w:rPr>
          <w:rtl w:val="0"/>
        </w:rPr>
        <w:t xml:space="preserve">Dimension: Apartment (dimension attribute: District, City)</w:t>
      </w:r>
    </w:p>
    <w:p w:rsidR="00000000" w:rsidDel="00000000" w:rsidP="00000000" w:rsidRDefault="00000000" w:rsidRPr="00000000" w14:paraId="00000291">
      <w:pPr>
        <w:ind w:left="720" w:firstLine="0"/>
        <w:rPr/>
      </w:pPr>
      <w:r w:rsidDel="00000000" w:rsidR="00000000" w:rsidRPr="00000000">
        <w:rPr>
          <w:rtl w:val="0"/>
        </w:rPr>
        <w:t xml:space="preserve">Dimension: Branch (dimension attribute: City)</w:t>
      </w:r>
    </w:p>
    <w:p w:rsidR="00000000" w:rsidDel="00000000" w:rsidP="00000000" w:rsidRDefault="00000000" w:rsidRPr="00000000" w14:paraId="00000292">
      <w:pPr>
        <w:numPr>
          <w:ilvl w:val="0"/>
          <w:numId w:val="2"/>
        </w:numPr>
        <w:ind w:left="720" w:hanging="360"/>
      </w:pPr>
      <w:r w:rsidDel="00000000" w:rsidR="00000000" w:rsidRPr="00000000">
        <w:rPr>
          <w:rtl w:val="0"/>
        </w:rPr>
        <w:t xml:space="preserve">What is the average number of potential buyers in each branch? </w:t>
      </w:r>
    </w:p>
    <w:p w:rsidR="00000000" w:rsidDel="00000000" w:rsidP="00000000" w:rsidRDefault="00000000" w:rsidRPr="00000000" w14:paraId="00000293">
      <w:pPr>
        <w:ind w:left="720" w:firstLine="0"/>
        <w:rPr/>
      </w:pPr>
      <w:r w:rsidDel="00000000" w:rsidR="00000000" w:rsidRPr="00000000">
        <w:rPr>
          <w:rtl w:val="0"/>
        </w:rPr>
        <w:t xml:space="preserve">Measure: Average number of potential buyers per apartment</w:t>
      </w:r>
    </w:p>
    <w:p w:rsidR="00000000" w:rsidDel="00000000" w:rsidP="00000000" w:rsidRDefault="00000000" w:rsidRPr="00000000" w14:paraId="00000294">
      <w:pPr>
        <w:ind w:left="720" w:firstLine="0"/>
        <w:rPr/>
      </w:pPr>
      <w:r w:rsidDel="00000000" w:rsidR="00000000" w:rsidRPr="00000000">
        <w:rPr>
          <w:rtl w:val="0"/>
        </w:rPr>
        <w:t xml:space="preserve">Dimension:</w:t>
      </w:r>
      <w:r w:rsidDel="00000000" w:rsidR="00000000" w:rsidRPr="00000000">
        <w:rPr>
          <w:rtl w:val="0"/>
        </w:rPr>
        <w:t xml:space="preserve"> Branch (dimension attribute: City)</w:t>
      </w:r>
    </w:p>
    <w:p w:rsidR="00000000" w:rsidDel="00000000" w:rsidP="00000000" w:rsidRDefault="00000000" w:rsidRPr="00000000" w14:paraId="00000295">
      <w:pPr>
        <w:ind w:left="720" w:firstLine="0"/>
        <w:rPr/>
      </w:pPr>
      <w:r w:rsidDel="00000000" w:rsidR="00000000" w:rsidRPr="00000000">
        <w:rPr>
          <w:rtl w:val="0"/>
        </w:rPr>
      </w:r>
    </w:p>
    <w:p w:rsidR="00000000" w:rsidDel="00000000" w:rsidP="00000000" w:rsidRDefault="00000000" w:rsidRPr="00000000" w14:paraId="00000296">
      <w:pPr>
        <w:ind w:left="720" w:firstLine="0"/>
        <w:rPr/>
      </w:pP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color w:val="4a86e8"/>
          <w:sz w:val="32"/>
          <w:szCs w:val="32"/>
          <w:rtl w:val="0"/>
        </w:rPr>
        <w:t xml:space="preserve">Checking if there are Data in the Data sources needed to fill the Data warehous</w:t>
      </w:r>
      <w:r w:rsidDel="00000000" w:rsidR="00000000" w:rsidRPr="00000000">
        <w:rPr>
          <w:color w:val="4a86e8"/>
          <w:sz w:val="32"/>
          <w:szCs w:val="32"/>
          <w:rtl w:val="0"/>
        </w:rPr>
        <w:t xml:space="preserve">e</w:t>
      </w: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rtl w:val="0"/>
        </w:rPr>
      </w:r>
    </w:p>
    <w:tbl>
      <w:tblPr>
        <w:tblStyle w:val="Table4"/>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105"/>
        <w:gridCol w:w="4485"/>
        <w:tblGridChange w:id="0">
          <w:tblGrid>
            <w:gridCol w:w="2235"/>
            <w:gridCol w:w="3105"/>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center"/>
              <w:rPr>
                <w:b w:val="1"/>
                <w:bCs w:val="1"/>
                <w:sz w:val="24"/>
                <w:szCs w:val="24"/>
              </w:rPr>
            </w:pPr>
            <w:r w:rsidDel="00000000" w:rsidR="00000000" w:rsidRPr="00000000">
              <w:rPr>
                <w:b w:val="1"/>
                <w:bCs w:val="1"/>
                <w:sz w:val="24"/>
                <w:szCs w:val="24"/>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center"/>
              <w:rPr>
                <w:b w:val="1"/>
                <w:bCs w:val="1"/>
                <w:sz w:val="24"/>
                <w:szCs w:val="24"/>
              </w:rPr>
            </w:pPr>
            <w:r w:rsidDel="00000000" w:rsidR="00000000" w:rsidRPr="00000000">
              <w:rPr>
                <w:b w:val="1"/>
                <w:bCs w:val="1"/>
                <w:sz w:val="24"/>
                <w:szCs w:val="24"/>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b w:val="1"/>
                <w:bCs w:val="1"/>
                <w:sz w:val="24"/>
                <w:szCs w:val="24"/>
              </w:rPr>
            </w:pPr>
            <w:r w:rsidDel="00000000" w:rsidR="00000000" w:rsidRPr="00000000">
              <w:rPr>
                <w:b w:val="1"/>
                <w:bCs w:val="1"/>
                <w:sz w:val="24"/>
                <w:szCs w:val="24"/>
                <w:rtl w:val="0"/>
              </w:rPr>
              <w:t xml:space="preserve">Source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Apartment_sale</w:t>
            </w:r>
          </w:p>
          <w:p w:rsidR="00000000" w:rsidDel="00000000" w:rsidP="00000000" w:rsidRDefault="00000000" w:rsidRPr="00000000" w14:paraId="0000029D">
            <w:pPr>
              <w:widowControl w:val="0"/>
              <w:spacing w:line="240" w:lineRule="auto"/>
              <w:rPr/>
            </w:pPr>
            <w:r w:rsidDel="00000000" w:rsidR="00000000" w:rsidRPr="00000000">
              <w:rPr>
                <w:rtl w:val="0"/>
              </w:rPr>
              <w:t xml:space="preserve">(Fact </w:t>
            </w:r>
          </w:p>
          <w:p w:rsidR="00000000" w:rsidDel="00000000" w:rsidP="00000000" w:rsidRDefault="00000000" w:rsidRPr="00000000" w14:paraId="0000029E">
            <w:pPr>
              <w:widowControl w:val="0"/>
              <w:spacing w:line="240" w:lineRule="auto"/>
              <w:rPr/>
            </w:pPr>
            <w:r w:rsidDel="00000000" w:rsidR="00000000" w:rsidRPr="00000000">
              <w:rPr>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One tuple describes one fact of apartment sale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ID_owner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Owner ID. Foreign key from dimension table. Surrogate key - generated by the database</w:t>
            </w:r>
          </w:p>
        </w:tc>
      </w:tr>
      <w:tr>
        <w:trPr>
          <w:cantSplit w:val="0"/>
          <w:trHeight w:val="47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ID_buyer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Buyer ID. Foreign key from dimension table. Surrogate key - generated by the database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ID_apartment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Apartment ID. Foreign key from dimension table. Based on Apartment ID stored in the Apartment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ID_real_estate_agent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Real Estate Agent ID. Foreign key from dimension table. Surrogate key - generated by the database.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ID_start_date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Contact Date ID. Foreign key from dimension table. This date indicates the day that the owner contacts the agency that they want to sell their apartment. Based on the Start date stored in the Selling Process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ID_for_sale_start_date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Start sale date ID. Foreign key from dimension table. Based on For sale start date stored in the Selling Process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ID_end_date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End date ID. Foreign key from dimension table. Based on the End date stored in the Selling Process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ID_junk_sale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Junk ID. Foreign key from dimension table. Based on Status, Condition of apartment and Agreement in the Selling Process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Final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Price at which the apartment was bought. Based on Final Price in the Selling Process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Listing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Price which is first agreed on with the owner. Based on Listing Price in the Selling Process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Commission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The percentage that the agency earns. Based on Commission rate in the Selling Process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Final Price * (Commission rate/100). Final Price taken from Final Price column in Apartment_sale table in data warehouse. Commission rate taken from Commission rate column Apartment_sale table in data warehouse.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Days on the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88" w:lineRule="auto"/>
              <w:rPr/>
            </w:pPr>
            <w:r w:rsidDel="00000000" w:rsidR="00000000" w:rsidRPr="00000000">
              <w:rPr>
                <w:rtl w:val="0"/>
              </w:rPr>
              <w:t xml:space="preserve">The amount of days the apartment is/was available for sale. </w:t>
            </w:r>
          </w:p>
          <w:p w:rsidR="00000000" w:rsidDel="00000000" w:rsidP="00000000" w:rsidRDefault="00000000" w:rsidRPr="00000000" w14:paraId="000002C8">
            <w:pPr>
              <w:widowControl w:val="0"/>
              <w:spacing w:line="288" w:lineRule="auto"/>
              <w:rPr/>
            </w:pPr>
            <w:r w:rsidDel="00000000" w:rsidR="00000000" w:rsidRPr="00000000">
              <w:rPr>
                <w:rtl w:val="0"/>
              </w:rPr>
              <w:t xml:space="preserve">If ID_for_sale_start_date is NULL - it is equal to 0.</w:t>
            </w:r>
          </w:p>
          <w:p w:rsidR="00000000" w:rsidDel="00000000" w:rsidP="00000000" w:rsidRDefault="00000000" w:rsidRPr="00000000" w14:paraId="000002C9">
            <w:pPr>
              <w:widowControl w:val="0"/>
              <w:spacing w:line="288" w:lineRule="auto"/>
              <w:rPr/>
            </w:pPr>
            <w:r w:rsidDel="00000000" w:rsidR="00000000" w:rsidRPr="00000000">
              <w:rPr>
                <w:rtl w:val="0"/>
              </w:rPr>
              <w:t xml:space="preserve">If the apartment went for sale, but we don’t have the end date (was not sold yet) - subtraction of the for sale start date and the current date.</w:t>
            </w:r>
          </w:p>
          <w:p w:rsidR="00000000" w:rsidDel="00000000" w:rsidP="00000000" w:rsidRDefault="00000000" w:rsidRPr="00000000" w14:paraId="000002CA">
            <w:pPr>
              <w:widowControl w:val="0"/>
              <w:spacing w:line="288" w:lineRule="auto"/>
              <w:rPr/>
            </w:pPr>
            <w:r w:rsidDel="00000000" w:rsidR="00000000" w:rsidRPr="00000000">
              <w:rPr>
                <w:rtl w:val="0"/>
              </w:rPr>
              <w:t xml:space="preserve">If the apartment was sold (or cancelled before being sold) - subtraction of end date and for sale start date.</w:t>
            </w:r>
          </w:p>
          <w:p w:rsidR="00000000" w:rsidDel="00000000" w:rsidP="00000000" w:rsidRDefault="00000000" w:rsidRPr="00000000" w14:paraId="000002CB">
            <w:pPr>
              <w:widowControl w:val="0"/>
              <w:spacing w:line="288" w:lineRule="auto"/>
              <w:rPr/>
            </w:pPr>
            <w:r w:rsidDel="00000000" w:rsidR="00000000" w:rsidRPr="00000000">
              <w:rPr>
                <w:rtl w:val="0"/>
              </w:rPr>
              <w:t xml:space="preserve">For sale start date taken from For sale start date column in the Selling Process table in PropertyMaster source.</w:t>
            </w:r>
          </w:p>
          <w:p w:rsidR="00000000" w:rsidDel="00000000" w:rsidP="00000000" w:rsidRDefault="00000000" w:rsidRPr="00000000" w14:paraId="000002CC">
            <w:pPr>
              <w:widowControl w:val="0"/>
              <w:spacing w:line="288" w:lineRule="auto"/>
              <w:rPr/>
            </w:pPr>
            <w:r w:rsidDel="00000000" w:rsidR="00000000" w:rsidRPr="00000000">
              <w:rPr>
                <w:rtl w:val="0"/>
              </w:rPr>
              <w:t xml:space="preserve">End date taken from the End date column in the Selling Process table in PropertyMaster source.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Interest</w:t>
            </w:r>
          </w:p>
          <w:p w:rsidR="00000000" w:rsidDel="00000000" w:rsidP="00000000" w:rsidRDefault="00000000" w:rsidRPr="00000000" w14:paraId="000002CE">
            <w:pPr>
              <w:widowControl w:val="0"/>
              <w:spacing w:line="240" w:lineRule="auto"/>
              <w:rPr/>
            </w:pPr>
            <w:r w:rsidDel="00000000" w:rsidR="00000000" w:rsidRPr="00000000">
              <w:rPr>
                <w:rtl w:val="0"/>
              </w:rPr>
              <w:t xml:space="preserve">(Fact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b w:val="1"/>
                <w:bCs w:val="1"/>
              </w:rPr>
            </w:pPr>
            <w:r w:rsidDel="00000000" w:rsidR="00000000" w:rsidRPr="00000000">
              <w:rPr>
                <w:b w:val="1"/>
                <w:bCs w:val="1"/>
                <w:rtl w:val="0"/>
              </w:rPr>
              <w:t xml:space="preserve">One tuple describes one fact of someone being interested in buying one apartment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ID_apartment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24"/>
                <w:szCs w:val="24"/>
              </w:rPr>
            </w:pPr>
            <w:r w:rsidDel="00000000" w:rsidR="00000000" w:rsidRPr="00000000">
              <w:rPr>
                <w:sz w:val="24"/>
                <w:szCs w:val="24"/>
                <w:rtl w:val="0"/>
              </w:rPr>
              <w:t xml:space="preserve">Apartment ID. </w:t>
            </w:r>
            <w:r w:rsidDel="00000000" w:rsidR="00000000" w:rsidRPr="00000000">
              <w:rPr>
                <w:rtl w:val="0"/>
              </w:rPr>
              <w:t xml:space="preserve">Surrogate key - generated by the database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ID_potential_buyer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24"/>
                <w:szCs w:val="24"/>
              </w:rPr>
            </w:pPr>
            <w:r w:rsidDel="00000000" w:rsidR="00000000" w:rsidRPr="00000000">
              <w:rPr>
                <w:sz w:val="24"/>
                <w:szCs w:val="24"/>
                <w:rtl w:val="0"/>
              </w:rPr>
              <w:t xml:space="preserve">Potential buyer ID. </w:t>
            </w:r>
            <w:r w:rsidDel="00000000" w:rsidR="00000000" w:rsidRPr="00000000">
              <w:rPr>
                <w:rtl w:val="0"/>
              </w:rPr>
              <w:t xml:space="preserve">Surrogate key - generated by the database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ID_owner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24"/>
                <w:szCs w:val="24"/>
              </w:rPr>
            </w:pPr>
            <w:r w:rsidDel="00000000" w:rsidR="00000000" w:rsidRPr="00000000">
              <w:rPr>
                <w:sz w:val="24"/>
                <w:szCs w:val="24"/>
                <w:rtl w:val="0"/>
              </w:rPr>
              <w:t xml:space="preserve">Owner ID. </w:t>
            </w:r>
            <w:r w:rsidDel="00000000" w:rsidR="00000000" w:rsidRPr="00000000">
              <w:rPr>
                <w:rtl w:val="0"/>
              </w:rPr>
              <w:t xml:space="preserve">Surrogate key - generated by the database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ID_buyer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24"/>
                <w:szCs w:val="24"/>
              </w:rPr>
            </w:pPr>
            <w:r w:rsidDel="00000000" w:rsidR="00000000" w:rsidRPr="00000000">
              <w:rPr>
                <w:sz w:val="24"/>
                <w:szCs w:val="24"/>
                <w:rtl w:val="0"/>
              </w:rPr>
              <w:t xml:space="preserve">Buyer ID. </w:t>
            </w:r>
            <w:r w:rsidDel="00000000" w:rsidR="00000000" w:rsidRPr="00000000">
              <w:rPr>
                <w:rtl w:val="0"/>
              </w:rPr>
              <w:t xml:space="preserve">Surrogate key - generated by the database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ID_real_estate_agent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24"/>
                <w:szCs w:val="24"/>
              </w:rPr>
            </w:pPr>
            <w:r w:rsidDel="00000000" w:rsidR="00000000" w:rsidRPr="00000000">
              <w:rPr>
                <w:sz w:val="24"/>
                <w:szCs w:val="24"/>
                <w:rtl w:val="0"/>
              </w:rPr>
              <w:t xml:space="preserve">Real estate agent ID. </w:t>
            </w:r>
            <w:r w:rsidDel="00000000" w:rsidR="00000000" w:rsidRPr="00000000">
              <w:rPr>
                <w:rtl w:val="0"/>
              </w:rPr>
              <w:t xml:space="preserve">Surrogate key - generated by the database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ID_start_date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24"/>
                <w:szCs w:val="24"/>
              </w:rPr>
            </w:pPr>
            <w:r w:rsidDel="00000000" w:rsidR="00000000" w:rsidRPr="00000000">
              <w:rPr>
                <w:sz w:val="24"/>
                <w:szCs w:val="24"/>
                <w:rtl w:val="0"/>
              </w:rPr>
              <w:t xml:space="preserve">Start date ID. </w:t>
            </w:r>
            <w:r w:rsidDel="00000000" w:rsidR="00000000" w:rsidRPr="00000000">
              <w:rPr>
                <w:rtl w:val="0"/>
              </w:rPr>
              <w:t xml:space="preserve">Surrogate key - generated by the database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ID_for_sale_start_date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sz w:val="24"/>
                <w:szCs w:val="24"/>
              </w:rPr>
            </w:pPr>
            <w:r w:rsidDel="00000000" w:rsidR="00000000" w:rsidRPr="00000000">
              <w:rPr>
                <w:sz w:val="24"/>
                <w:szCs w:val="24"/>
                <w:rtl w:val="0"/>
              </w:rPr>
              <w:t xml:space="preserve">For sale start date ID. </w:t>
            </w:r>
            <w:r w:rsidDel="00000000" w:rsidR="00000000" w:rsidRPr="00000000">
              <w:rPr>
                <w:rtl w:val="0"/>
              </w:rPr>
              <w:t xml:space="preserve">Surrogate key - generated by the database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ID_end_date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sz w:val="24"/>
                <w:szCs w:val="24"/>
              </w:rPr>
            </w:pPr>
            <w:r w:rsidDel="00000000" w:rsidR="00000000" w:rsidRPr="00000000">
              <w:rPr>
                <w:sz w:val="24"/>
                <w:szCs w:val="24"/>
                <w:rtl w:val="0"/>
              </w:rPr>
              <w:t xml:space="preserve">End date ID. </w:t>
            </w:r>
            <w:r w:rsidDel="00000000" w:rsidR="00000000" w:rsidRPr="00000000">
              <w:rPr>
                <w:rtl w:val="0"/>
              </w:rPr>
              <w:t xml:space="preserve">Surrogate key - generated by the database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ID_junk_sale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24"/>
                <w:szCs w:val="24"/>
              </w:rPr>
            </w:pPr>
            <w:r w:rsidDel="00000000" w:rsidR="00000000" w:rsidRPr="00000000">
              <w:rPr>
                <w:sz w:val="24"/>
                <w:szCs w:val="24"/>
                <w:rtl w:val="0"/>
              </w:rPr>
              <w:t xml:space="preserve">Junk sale ID. </w:t>
            </w:r>
            <w:r w:rsidDel="00000000" w:rsidR="00000000" w:rsidRPr="00000000">
              <w:rPr>
                <w:rtl w:val="0"/>
              </w:rPr>
              <w:t xml:space="preserve">Surrogate key - generated by the database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State of the buying process that the buyer is in. Allowed values: viewing, negotiating price, contract signing, payment, withdrawn.</w:t>
            </w:r>
          </w:p>
          <w:p w:rsidR="00000000" w:rsidDel="00000000" w:rsidP="00000000" w:rsidRDefault="00000000" w:rsidRPr="00000000" w14:paraId="000002EF">
            <w:pPr>
              <w:widowControl w:val="0"/>
              <w:spacing w:line="240" w:lineRule="auto"/>
              <w:rPr>
                <w:sz w:val="24"/>
                <w:szCs w:val="24"/>
              </w:rPr>
            </w:pPr>
            <w:r w:rsidDel="00000000" w:rsidR="00000000" w:rsidRPr="00000000">
              <w:rPr>
                <w:rtl w:val="0"/>
              </w:rPr>
              <w:t xml:space="preserve">Taken from Column H from Excel sheet 2.</w:t>
            </w: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Person</w:t>
            </w:r>
          </w:p>
          <w:p w:rsidR="00000000" w:rsidDel="00000000" w:rsidP="00000000" w:rsidRDefault="00000000" w:rsidRPr="00000000" w14:paraId="000002F1">
            <w:pPr>
              <w:widowControl w:val="0"/>
              <w:spacing w:line="240" w:lineRule="auto"/>
              <w:rPr/>
            </w:pPr>
            <w:r w:rsidDel="00000000" w:rsidR="00000000" w:rsidRPr="00000000">
              <w:rPr>
                <w:rtl w:val="0"/>
              </w:rPr>
              <w:t xml:space="preserve">(Dimension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bCs w:val="1"/>
              </w:rPr>
            </w:pPr>
            <w:r w:rsidDel="00000000" w:rsidR="00000000" w:rsidRPr="00000000">
              <w:rPr>
                <w:b w:val="1"/>
                <w:bCs w:val="1"/>
                <w:rtl w:val="0"/>
              </w:rPr>
              <w:t xml:space="preserve">One tuple describes one person (can be owner of the apartment, buyer of the apartment or person interested in buying the apartment)</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ID_person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Person Id. Surrogate key - generated by the database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Personal identification number of the owner/buyer, taken from the Pesel column in the Owner/Buyer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NameAndSurname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Name and surname of the owner/buyer, taken from name and surname columns in the Owner/Buyer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Sex of the landlord/buyer. Allowed values: Male, Female, Other.</w:t>
            </w:r>
          </w:p>
          <w:p w:rsidR="00000000" w:rsidDel="00000000" w:rsidP="00000000" w:rsidRDefault="00000000" w:rsidRPr="00000000" w14:paraId="00000300">
            <w:pPr>
              <w:widowControl w:val="0"/>
              <w:spacing w:line="240" w:lineRule="auto"/>
              <w:rPr/>
            </w:pPr>
            <w:r w:rsidDel="00000000" w:rsidR="00000000" w:rsidRPr="00000000">
              <w:rPr>
                <w:rtl w:val="0"/>
              </w:rPr>
              <w:t xml:space="preserve">Taken from the gender column in the Owner/Buyer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Contact to the owner/buyer, telephone number, taken from the phone number column in the Owner/buyer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Loyalty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How long is this person our client, checking the loyalty of the owner/buyer. </w:t>
            </w:r>
          </w:p>
          <w:p w:rsidR="00000000" w:rsidDel="00000000" w:rsidP="00000000" w:rsidRDefault="00000000" w:rsidRPr="00000000" w14:paraId="00000307">
            <w:pPr>
              <w:widowControl w:val="0"/>
              <w:spacing w:line="240" w:lineRule="auto"/>
              <w:rPr/>
            </w:pPr>
            <w:r w:rsidDel="00000000" w:rsidR="00000000" w:rsidRPr="00000000">
              <w:rPr>
                <w:rtl w:val="0"/>
              </w:rPr>
              <w:t xml:space="preserve">Allowed values:</w:t>
            </w:r>
          </w:p>
          <w:p w:rsidR="00000000" w:rsidDel="00000000" w:rsidP="00000000" w:rsidRDefault="00000000" w:rsidRPr="00000000" w14:paraId="00000308">
            <w:pPr>
              <w:widowControl w:val="0"/>
              <w:spacing w:line="240" w:lineRule="auto"/>
              <w:rPr/>
            </w:pPr>
            <w:r w:rsidDel="00000000" w:rsidR="00000000" w:rsidRPr="00000000">
              <w:rPr>
                <w:rtl w:val="0"/>
              </w:rPr>
              <w:t xml:space="preserve">new: 0-6 months</w:t>
            </w:r>
          </w:p>
          <w:p w:rsidR="00000000" w:rsidDel="00000000" w:rsidP="00000000" w:rsidRDefault="00000000" w:rsidRPr="00000000" w14:paraId="00000309">
            <w:pPr>
              <w:widowControl w:val="0"/>
              <w:spacing w:line="240" w:lineRule="auto"/>
              <w:rPr/>
            </w:pPr>
            <w:r w:rsidDel="00000000" w:rsidR="00000000" w:rsidRPr="00000000">
              <w:rPr>
                <w:rtl w:val="0"/>
              </w:rPr>
              <w:t xml:space="preserve">potential loyal: 6-18 months</w:t>
            </w:r>
          </w:p>
          <w:p w:rsidR="00000000" w:rsidDel="00000000" w:rsidP="00000000" w:rsidRDefault="00000000" w:rsidRPr="00000000" w14:paraId="0000030A">
            <w:pPr>
              <w:widowControl w:val="0"/>
              <w:spacing w:line="240" w:lineRule="auto"/>
              <w:rPr/>
            </w:pPr>
            <w:r w:rsidDel="00000000" w:rsidR="00000000" w:rsidRPr="00000000">
              <w:rPr>
                <w:rtl w:val="0"/>
              </w:rPr>
              <w:t xml:space="preserve">loyal: 18+</w:t>
            </w:r>
          </w:p>
          <w:p w:rsidR="00000000" w:rsidDel="00000000" w:rsidP="00000000" w:rsidRDefault="00000000" w:rsidRPr="00000000" w14:paraId="0000030B">
            <w:pPr>
              <w:widowControl w:val="0"/>
              <w:spacing w:line="240" w:lineRule="auto"/>
              <w:rPr/>
            </w:pPr>
            <w:r w:rsidDel="00000000" w:rsidR="00000000" w:rsidRPr="00000000">
              <w:rPr>
                <w:rtl w:val="0"/>
              </w:rPr>
              <w:t xml:space="preserve">Value calculated based on the first contact date column in the Owner table in PropertyMaster source.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IsCurrent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“1” if information is current otherwise “0” (SCD2 implementation)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Apartment</w:t>
            </w:r>
          </w:p>
          <w:p w:rsidR="00000000" w:rsidDel="00000000" w:rsidP="00000000" w:rsidRDefault="00000000" w:rsidRPr="00000000" w14:paraId="00000310">
            <w:pPr>
              <w:widowControl w:val="0"/>
              <w:spacing w:line="240" w:lineRule="auto"/>
              <w:rPr/>
            </w:pPr>
            <w:r w:rsidDel="00000000" w:rsidR="00000000" w:rsidRPr="00000000">
              <w:rPr>
                <w:rtl w:val="0"/>
              </w:rPr>
              <w:t xml:space="preserve">(Dimension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b w:val="1"/>
                <w:bCs w:val="1"/>
              </w:rPr>
            </w:pPr>
            <w:r w:rsidDel="00000000" w:rsidR="00000000" w:rsidRPr="00000000">
              <w:rPr>
                <w:b w:val="1"/>
                <w:bCs w:val="1"/>
                <w:rtl w:val="0"/>
              </w:rPr>
              <w:t xml:space="preserve">One tuple describes one specified apartment at a specified address owned by a specified person and </w:t>
            </w:r>
            <w:r w:rsidDel="00000000" w:rsidR="00000000" w:rsidRPr="00000000">
              <w:rPr>
                <w:b w:val="1"/>
                <w:bCs w:val="1"/>
                <w:rtl w:val="0"/>
              </w:rPr>
              <w:t xml:space="preserve">managed by a specific real estate agent working at a specified branch office.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ID_apartment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Apartment Id. Surrogate key - generated by the database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Apartment address with the street name and number and apartment number, where the apartment is located, taken from the Address column in the Apartment table in PropertyMaster source (BK)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District, where the apartment is located, taken from the District column in the Apartment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City, where the apartment is located, taken from the City column in the Apartment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Postal code, indicating where the apartment is located, taken from the Postal code column in the Apartment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Size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vertAlign w:val="superscript"/>
              </w:rPr>
            </w:pPr>
            <w:r w:rsidDel="00000000" w:rsidR="00000000" w:rsidRPr="00000000">
              <w:rPr>
                <w:rtl w:val="0"/>
              </w:rPr>
              <w:t xml:space="preserve">Apartment size, describes the area of the property, defined in m</w:t>
            </w:r>
            <w:r w:rsidDel="00000000" w:rsidR="00000000" w:rsidRPr="00000000">
              <w:rPr>
                <w:vertAlign w:val="superscript"/>
                <w:rtl w:val="0"/>
              </w:rPr>
              <w:t xml:space="preserve">2</w:t>
            </w:r>
            <w:r w:rsidDel="00000000" w:rsidR="00000000" w:rsidRPr="00000000">
              <w:rPr>
                <w:rtl w:val="0"/>
              </w:rPr>
              <w:t xml:space="preserve">, allowed values:  studio: 10-30 m</w:t>
            </w:r>
            <w:r w:rsidDel="00000000" w:rsidR="00000000" w:rsidRPr="00000000">
              <w:rPr>
                <w:vertAlign w:val="superscript"/>
                <w:rtl w:val="0"/>
              </w:rPr>
              <w:t xml:space="preserve">2</w:t>
            </w:r>
            <w:r w:rsidDel="00000000" w:rsidR="00000000" w:rsidRPr="00000000">
              <w:rPr>
                <w:rtl w:val="0"/>
              </w:rPr>
              <w:t xml:space="preserve">, small: 30-50 m</w:t>
            </w:r>
            <w:r w:rsidDel="00000000" w:rsidR="00000000" w:rsidRPr="00000000">
              <w:rPr>
                <w:vertAlign w:val="superscript"/>
                <w:rtl w:val="0"/>
              </w:rPr>
              <w:t xml:space="preserve">2</w:t>
            </w:r>
            <w:r w:rsidDel="00000000" w:rsidR="00000000" w:rsidRPr="00000000">
              <w:rPr>
                <w:rtl w:val="0"/>
              </w:rPr>
              <w:t xml:space="preserve">, medium: 50-80 m</w:t>
            </w:r>
            <w:r w:rsidDel="00000000" w:rsidR="00000000" w:rsidRPr="00000000">
              <w:rPr>
                <w:vertAlign w:val="superscript"/>
                <w:rtl w:val="0"/>
              </w:rPr>
              <w:t xml:space="preserve">2</w:t>
            </w:r>
            <w:r w:rsidDel="00000000" w:rsidR="00000000" w:rsidRPr="00000000">
              <w:rPr>
                <w:rtl w:val="0"/>
              </w:rPr>
              <w:t xml:space="preserve">, large: 80-120 m</w:t>
            </w:r>
            <w:r w:rsidDel="00000000" w:rsidR="00000000" w:rsidRPr="00000000">
              <w:rPr>
                <w:vertAlign w:val="superscript"/>
                <w:rtl w:val="0"/>
              </w:rPr>
              <w:t xml:space="preserve">2</w:t>
            </w:r>
            <w:r w:rsidDel="00000000" w:rsidR="00000000" w:rsidRPr="00000000">
              <w:rPr>
                <w:rtl w:val="0"/>
              </w:rPr>
              <w:t xml:space="preserve">, very large: 120+ m</w:t>
            </w:r>
            <w:r w:rsidDel="00000000" w:rsidR="00000000" w:rsidRPr="00000000">
              <w:rPr>
                <w:vertAlign w:val="superscript"/>
                <w:rtl w:val="0"/>
              </w:rPr>
              <w:t xml:space="preserve">2 </w:t>
            </w:r>
          </w:p>
          <w:p w:rsidR="00000000" w:rsidDel="00000000" w:rsidP="00000000" w:rsidRDefault="00000000" w:rsidRPr="00000000" w14:paraId="00000325">
            <w:pPr>
              <w:widowControl w:val="0"/>
              <w:spacing w:line="240" w:lineRule="auto"/>
              <w:rPr/>
            </w:pPr>
            <w:r w:rsidDel="00000000" w:rsidR="00000000" w:rsidRPr="00000000">
              <w:rPr>
                <w:rtl w:val="0"/>
              </w:rPr>
              <w:t xml:space="preserve">Values based on the Size column in the Apartment table in PropertyMaster source</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Floor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On which floor is the apartment located, taken from the Floor number column in the Apartment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Number of 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How many  rooms (bedrooms, living rooms etc.) does the property have, taken from the  Number of rooms column in the Apartment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Decade of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When the construction of the apartment was finished, i.e.  when it was ready to be sold originally, split into decades to verify the age of the apartment. Allowed values: 50s, 60s, 70s…2010s, 2</w:t>
            </w:r>
            <w:r w:rsidDel="00000000" w:rsidR="00000000" w:rsidRPr="00000000">
              <w:rPr>
                <w:rtl w:val="0"/>
              </w:rPr>
              <w:t xml:space="preserve">020s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F">
            <w:pPr>
              <w:widowControl w:val="0"/>
              <w:spacing w:line="240" w:lineRule="auto"/>
              <w:rPr/>
            </w:pPr>
            <w:r w:rsidDel="00000000" w:rsidR="00000000" w:rsidRPr="00000000">
              <w:rPr>
                <w:rtl w:val="0"/>
              </w:rPr>
              <w:t xml:space="preserve">Taken from the Year of construction column in the Apartment table in PropertyMaster source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Real estate agent</w:t>
            </w:r>
          </w:p>
          <w:p w:rsidR="00000000" w:rsidDel="00000000" w:rsidP="00000000" w:rsidRDefault="00000000" w:rsidRPr="00000000" w14:paraId="00000331">
            <w:pPr>
              <w:widowControl w:val="0"/>
              <w:spacing w:line="240" w:lineRule="auto"/>
              <w:rPr/>
            </w:pPr>
            <w:r w:rsidDel="00000000" w:rsidR="00000000" w:rsidRPr="00000000">
              <w:rPr>
                <w:rtl w:val="0"/>
              </w:rPr>
              <w:t xml:space="preserve">(Dimension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b w:val="1"/>
                <w:bCs w:val="1"/>
              </w:rPr>
            </w:pPr>
            <w:r w:rsidDel="00000000" w:rsidR="00000000" w:rsidRPr="00000000">
              <w:rPr>
                <w:b w:val="1"/>
                <w:bCs w:val="1"/>
                <w:rtl w:val="0"/>
              </w:rPr>
              <w:t xml:space="preserve">One tuple describes one real estate agent working at a specified branch.</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ID_real_estate_agent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Real estate agent Id. Surrogate key - generated by the database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Personal identification number of the real estate agent, taken from the Pesel column in the Real estate agent table in PropertyMaster source. PK &amp; BK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NameAndSurname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Name and surname of the agent, taken from name and surname columns in the Real estate agent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Gender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Sex of the real estate agent. Allowed values: Male, Female, Other</w:t>
            </w:r>
          </w:p>
          <w:p w:rsidR="00000000" w:rsidDel="00000000" w:rsidP="00000000" w:rsidRDefault="00000000" w:rsidRPr="00000000" w14:paraId="00000340">
            <w:pPr>
              <w:widowControl w:val="0"/>
              <w:spacing w:line="240" w:lineRule="auto"/>
              <w:rPr/>
            </w:pPr>
            <w:r w:rsidDel="00000000" w:rsidR="00000000" w:rsidRPr="00000000">
              <w:rPr>
                <w:rtl w:val="0"/>
              </w:rPr>
              <w:t xml:space="preserve">Taken from the gender column in the Real estate agent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Seniority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How long is the agent working for the agency, checking the </w:t>
            </w:r>
            <w:r w:rsidDel="00000000" w:rsidR="00000000" w:rsidRPr="00000000">
              <w:rPr>
                <w:rtl w:val="0"/>
              </w:rPr>
              <w:t xml:space="preserve">seniority</w:t>
            </w:r>
            <w:r w:rsidDel="00000000" w:rsidR="00000000" w:rsidRPr="00000000">
              <w:rPr>
                <w:rtl w:val="0"/>
              </w:rPr>
              <w:t xml:space="preserve"> of the employee. </w:t>
            </w:r>
          </w:p>
          <w:p w:rsidR="00000000" w:rsidDel="00000000" w:rsidP="00000000" w:rsidRDefault="00000000" w:rsidRPr="00000000" w14:paraId="00000344">
            <w:pPr>
              <w:widowControl w:val="0"/>
              <w:spacing w:line="240" w:lineRule="auto"/>
              <w:rPr/>
            </w:pPr>
            <w:r w:rsidDel="00000000" w:rsidR="00000000" w:rsidRPr="00000000">
              <w:rPr>
                <w:rtl w:val="0"/>
              </w:rPr>
              <w:t xml:space="preserve">Junior: 0-2 years</w:t>
            </w:r>
          </w:p>
          <w:p w:rsidR="00000000" w:rsidDel="00000000" w:rsidP="00000000" w:rsidRDefault="00000000" w:rsidRPr="00000000" w14:paraId="00000345">
            <w:pPr>
              <w:widowControl w:val="0"/>
              <w:spacing w:line="240" w:lineRule="auto"/>
              <w:rPr/>
            </w:pPr>
            <w:r w:rsidDel="00000000" w:rsidR="00000000" w:rsidRPr="00000000">
              <w:rPr>
                <w:rtl w:val="0"/>
              </w:rPr>
              <w:t xml:space="preserve">Mid: 2-4 years</w:t>
            </w:r>
          </w:p>
          <w:p w:rsidR="00000000" w:rsidDel="00000000" w:rsidP="00000000" w:rsidRDefault="00000000" w:rsidRPr="00000000" w14:paraId="00000346">
            <w:pPr>
              <w:widowControl w:val="0"/>
              <w:spacing w:line="240" w:lineRule="auto"/>
              <w:rPr/>
            </w:pPr>
            <w:r w:rsidDel="00000000" w:rsidR="00000000" w:rsidRPr="00000000">
              <w:rPr>
                <w:rtl w:val="0"/>
              </w:rPr>
              <w:t xml:space="preserve">Senior: 4+ years</w:t>
            </w:r>
          </w:p>
          <w:p w:rsidR="00000000" w:rsidDel="00000000" w:rsidP="00000000" w:rsidRDefault="00000000" w:rsidRPr="00000000" w14:paraId="00000347">
            <w:pPr>
              <w:widowControl w:val="0"/>
              <w:spacing w:line="240" w:lineRule="auto"/>
              <w:rPr/>
            </w:pPr>
            <w:r w:rsidDel="00000000" w:rsidR="00000000" w:rsidRPr="00000000">
              <w:rPr>
                <w:rtl w:val="0"/>
              </w:rPr>
              <w:t xml:space="preserve">Value based on the Date of joining column in the Real estate agent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Business email address of the employee, contact information, taken from the Email column in the Real estate agent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Contact information of the agent, telephone number, taken from the Phone number column in the Real estate agent table in PropertyMaster source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ID_branch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Foreign key from dimension table Branch, the branch that the agent is assigned to, place of work, data taken from Column A in Excel sheet 1</w:t>
            </w:r>
            <w:r w:rsidDel="00000000" w:rsidR="00000000" w:rsidRPr="00000000">
              <w:rPr>
                <w:rtl w:val="0"/>
              </w:rPr>
              <w:t xml:space="preserve"> </w:t>
            </w:r>
            <w:r w:rsidDel="00000000" w:rsidR="00000000" w:rsidRPr="00000000">
              <w:rPr>
                <w:rtl w:val="0"/>
              </w:rPr>
              <w:t xml:space="preserve">(SCD1 implementation)</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IsCurrent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“1” if information is current otherwise “0” (SCD2 implementation)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Branch</w:t>
            </w:r>
          </w:p>
          <w:p w:rsidR="00000000" w:rsidDel="00000000" w:rsidP="00000000" w:rsidRDefault="00000000" w:rsidRPr="00000000" w14:paraId="00000355">
            <w:pPr>
              <w:widowControl w:val="0"/>
              <w:spacing w:line="240" w:lineRule="auto"/>
              <w:rPr/>
            </w:pPr>
            <w:r w:rsidDel="00000000" w:rsidR="00000000" w:rsidRPr="00000000">
              <w:rPr>
                <w:rtl w:val="0"/>
              </w:rPr>
              <w:t xml:space="preserve">(Dimension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b w:val="1"/>
                <w:bCs w:val="1"/>
              </w:rPr>
            </w:pPr>
            <w:r w:rsidDel="00000000" w:rsidR="00000000" w:rsidRPr="00000000">
              <w:rPr>
                <w:b w:val="1"/>
                <w:bCs w:val="1"/>
                <w:rtl w:val="0"/>
              </w:rPr>
              <w:t xml:space="preserve">One tuple describes one location where the agency operates.</w:t>
            </w:r>
          </w:p>
          <w:p w:rsidR="00000000" w:rsidDel="00000000" w:rsidP="00000000" w:rsidRDefault="00000000" w:rsidRPr="00000000" w14:paraId="00000357">
            <w:pPr>
              <w:widowControl w:val="0"/>
              <w:spacing w:line="240" w:lineRule="auto"/>
              <w:rPr>
                <w:b w:val="1"/>
                <w:bCs w:val="1"/>
              </w:rPr>
            </w:pPr>
            <w:r w:rsidDel="00000000" w:rsidR="00000000" w:rsidRPr="00000000">
              <w:rPr>
                <w:b w:val="1"/>
                <w:bCs w:val="1"/>
                <w:rtl w:val="0"/>
              </w:rPr>
              <w:t xml:space="preserve">(Implementation of SCD1)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ID_branch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Branch Id. Surrogate key - taken from Column A in Excel sheet 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City where the branch is located and in which the agency operates - in each city - one branch, BK, taken from Column B in Excel sheet 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The address of the office of the branch, taken from Column C in Excel sheet 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Postal code of the office location, taken from Column D in Excel sheet 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Number of 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The amount of agents employed in each branch, taken from Column E in Excel sheet 1, which is extracted from the PropertyMaster source by counting distinct agents in the Real estate agent table.</w:t>
            </w:r>
          </w:p>
          <w:p w:rsidR="00000000" w:rsidDel="00000000" w:rsidP="00000000" w:rsidRDefault="00000000" w:rsidRPr="00000000" w14:paraId="00000368">
            <w:pPr>
              <w:widowControl w:val="0"/>
              <w:spacing w:line="240" w:lineRule="auto"/>
              <w:rPr/>
            </w:pPr>
            <w:r w:rsidDel="00000000" w:rsidR="00000000" w:rsidRPr="00000000">
              <w:rPr>
                <w:rtl w:val="0"/>
              </w:rPr>
              <w:t xml:space="preserve">(Implementation of SCD1)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Number of apartments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The amount of apartments sold in the location of the branch, all of the apartments - both already sold and those in the process of selling, data taken from Column F in Excel sheet 1, which is extracted from the PropertyMaster source by counting distinct apartments in the Apartment table.</w:t>
            </w:r>
          </w:p>
          <w:p w:rsidR="00000000" w:rsidDel="00000000" w:rsidP="00000000" w:rsidRDefault="00000000" w:rsidRPr="00000000" w14:paraId="0000036C">
            <w:pPr>
              <w:widowControl w:val="0"/>
              <w:spacing w:line="240" w:lineRule="auto"/>
              <w:rPr/>
            </w:pPr>
            <w:r w:rsidDel="00000000" w:rsidR="00000000" w:rsidRPr="00000000">
              <w:rPr>
                <w:rtl w:val="0"/>
              </w:rPr>
              <w:t xml:space="preserve">(Implementation of SCD1)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IsCurrent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“1” if information is current otherwise “0” (SCD2 implementation)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Date</w:t>
            </w:r>
          </w:p>
          <w:p w:rsidR="00000000" w:rsidDel="00000000" w:rsidP="00000000" w:rsidRDefault="00000000" w:rsidRPr="00000000" w14:paraId="00000371">
            <w:pPr>
              <w:widowControl w:val="0"/>
              <w:spacing w:line="240" w:lineRule="auto"/>
              <w:rPr/>
            </w:pPr>
            <w:r w:rsidDel="00000000" w:rsidR="00000000" w:rsidRPr="00000000">
              <w:rPr>
                <w:rtl w:val="0"/>
              </w:rPr>
              <w:t xml:space="preserve">(Dimension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b w:val="1"/>
                <w:bCs w:val="1"/>
              </w:rPr>
            </w:pPr>
            <w:r w:rsidDel="00000000" w:rsidR="00000000" w:rsidRPr="00000000">
              <w:rPr>
                <w:b w:val="1"/>
                <w:bCs w:val="1"/>
                <w:rtl w:val="0"/>
              </w:rPr>
              <w:t xml:space="preserve">One tuple describes one day.</w:t>
            </w:r>
          </w:p>
          <w:p w:rsidR="00000000" w:rsidDel="00000000" w:rsidP="00000000" w:rsidRDefault="00000000" w:rsidRPr="00000000" w14:paraId="00000373">
            <w:pPr>
              <w:widowControl w:val="0"/>
              <w:spacing w:line="240" w:lineRule="auto"/>
              <w:rPr>
                <w:b w:val="1"/>
                <w:bCs w:val="1"/>
              </w:rPr>
            </w:pPr>
            <w:r w:rsidDel="00000000" w:rsidR="00000000" w:rsidRPr="00000000">
              <w:rPr>
                <w:rtl w:val="0"/>
              </w:rPr>
            </w:r>
          </w:p>
          <w:p w:rsidR="00000000" w:rsidDel="00000000" w:rsidP="00000000" w:rsidRDefault="00000000" w:rsidRPr="00000000" w14:paraId="00000374">
            <w:pPr>
              <w:widowControl w:val="0"/>
              <w:spacing w:line="240" w:lineRule="auto"/>
              <w:rPr/>
            </w:pPr>
            <w:r w:rsidDel="00000000" w:rsidR="00000000" w:rsidRPr="00000000">
              <w:rPr>
                <w:rtl w:val="0"/>
              </w:rPr>
              <w:t xml:space="preserve">All the data in this table is generated tuple by tuple based on any calendar, before the ETL process.</w:t>
            </w: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Junk_sale (Dimension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b w:val="1"/>
                <w:bCs w:val="1"/>
              </w:rPr>
            </w:pPr>
            <w:r w:rsidDel="00000000" w:rsidR="00000000" w:rsidRPr="00000000">
              <w:rPr>
                <w:b w:val="1"/>
                <w:bCs w:val="1"/>
                <w:rtl w:val="0"/>
              </w:rPr>
              <w:t xml:space="preserve">The tuples correspond to "all" possible combinations of values for Status, Condition and Agreement.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ID_Junk_Sale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J</w:t>
            </w:r>
            <w:r w:rsidDel="00000000" w:rsidR="00000000" w:rsidRPr="00000000">
              <w:rPr>
                <w:rtl w:val="0"/>
              </w:rPr>
              <w:t xml:space="preserve">unk sale ID. Surrogate key - generated by the database</w:t>
            </w: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sz w:val="24"/>
                <w:szCs w:val="24"/>
              </w:rPr>
            </w:pPr>
            <w:r w:rsidDel="00000000" w:rsidR="00000000" w:rsidRPr="00000000">
              <w:rPr>
                <w:sz w:val="24"/>
                <w:szCs w:val="24"/>
                <w:rtl w:val="0"/>
              </w:rPr>
              <w:t xml:space="preserve">Junk_interest</w:t>
            </w:r>
          </w:p>
          <w:p w:rsidR="00000000" w:rsidDel="00000000" w:rsidP="00000000" w:rsidRDefault="00000000" w:rsidRPr="00000000" w14:paraId="0000037D">
            <w:pPr>
              <w:widowControl w:val="0"/>
              <w:spacing w:line="240" w:lineRule="auto"/>
              <w:rPr>
                <w:sz w:val="24"/>
                <w:szCs w:val="24"/>
              </w:rPr>
            </w:pPr>
            <w:r w:rsidDel="00000000" w:rsidR="00000000" w:rsidRPr="00000000">
              <w:rPr>
                <w:sz w:val="24"/>
                <w:szCs w:val="24"/>
                <w:rtl w:val="0"/>
              </w:rPr>
              <w:t xml:space="preserve">(Dimension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b w:val="1"/>
                <w:bCs w:val="1"/>
                <w:rtl w:val="0"/>
              </w:rPr>
              <w:t xml:space="preserve">The tuples correspond to "all" possible combinations of values for Status.</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ID_Junk_Interest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J</w:t>
            </w:r>
            <w:r w:rsidDel="00000000" w:rsidR="00000000" w:rsidRPr="00000000">
              <w:rPr>
                <w:rtl w:val="0"/>
              </w:rPr>
              <w:t xml:space="preserve">unk interest ID. Surrogate key - generated by the database</w:t>
            </w:r>
            <w:r w:rsidDel="00000000" w:rsidR="00000000" w:rsidRPr="00000000">
              <w:rPr>
                <w:rtl w:val="0"/>
              </w:rPr>
            </w:r>
          </w:p>
        </w:tc>
      </w:tr>
    </w:tbl>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